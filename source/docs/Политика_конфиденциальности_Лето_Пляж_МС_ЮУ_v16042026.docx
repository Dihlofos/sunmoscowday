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B9D81" w14:textId="3C3E4F7B" w:rsidR="005F3516" w:rsidRDefault="00291A49" w:rsidP="00195D2E">
      <w:pPr>
        <w:pStyle w:val="1"/>
        <w:spacing w:before="60"/>
        <w:ind w:left="0" w:right="3" w:firstLine="0"/>
        <w:jc w:val="center"/>
      </w:pPr>
      <w:r>
        <w:t>ПОЛИТИКА</w:t>
      </w:r>
      <w:r>
        <w:rPr>
          <w:spacing w:val="-5"/>
        </w:rPr>
        <w:t xml:space="preserve"> </w:t>
      </w:r>
      <w:r>
        <w:t>КОНФИДЕНЦИАЛЬНОСТИ</w:t>
      </w:r>
    </w:p>
    <w:p w14:paraId="3D7BFC7F" w14:textId="77777777" w:rsidR="00FD2976" w:rsidRDefault="00FD2976" w:rsidP="00FD2976">
      <w:pPr>
        <w:pStyle w:val="1"/>
        <w:spacing w:before="60"/>
        <w:ind w:left="3258" w:right="2833" w:firstLine="0"/>
        <w:jc w:val="center"/>
      </w:pPr>
    </w:p>
    <w:p w14:paraId="1B306D86" w14:textId="76128715" w:rsidR="00DD675D" w:rsidRDefault="00291A49" w:rsidP="00290A9B">
      <w:pPr>
        <w:pStyle w:val="a3"/>
        <w:spacing w:before="160"/>
        <w:ind w:left="0" w:right="6" w:firstLine="709"/>
        <w:contextualSpacing/>
      </w:pPr>
      <w:r>
        <w:t>Настоящая</w:t>
      </w:r>
      <w:r>
        <w:rPr>
          <w:spacing w:val="1"/>
        </w:rPr>
        <w:t xml:space="preserve"> </w:t>
      </w:r>
      <w:r>
        <w:t>Политика</w:t>
      </w:r>
      <w:r>
        <w:rPr>
          <w:spacing w:val="61"/>
        </w:rPr>
        <w:t xml:space="preserve"> </w:t>
      </w:r>
      <w:r>
        <w:t>конфиденциальности</w:t>
      </w:r>
      <w:r>
        <w:rPr>
          <w:spacing w:val="61"/>
        </w:rPr>
        <w:t xml:space="preserve"> </w:t>
      </w:r>
      <w:r>
        <w:t>(далее</w:t>
      </w:r>
      <w:r w:rsidR="00195D2E">
        <w:rPr>
          <w:spacing w:val="61"/>
        </w:rPr>
        <w:t xml:space="preserve"> </w:t>
      </w:r>
      <w:r>
        <w:t>-</w:t>
      </w:r>
      <w:r>
        <w:rPr>
          <w:spacing w:val="61"/>
        </w:rPr>
        <w:t xml:space="preserve"> </w:t>
      </w:r>
      <w:r>
        <w:t>Политика</w:t>
      </w:r>
      <w:r>
        <w:rPr>
          <w:spacing w:val="61"/>
        </w:rPr>
        <w:t xml:space="preserve"> </w:t>
      </w:r>
      <w:r>
        <w:t>конфиденциальности)</w:t>
      </w:r>
      <w:r>
        <w:rPr>
          <w:spacing w:val="1"/>
        </w:rPr>
        <w:t xml:space="preserve"> </w:t>
      </w:r>
      <w:r>
        <w:t>действует в отношении всей информации, размещенной</w:t>
      </w:r>
      <w:r w:rsidR="00195D2E">
        <w:t xml:space="preserve"> </w:t>
      </w:r>
      <w:r>
        <w:t>на сайте</w:t>
      </w:r>
      <w:r w:rsidR="00195D2E">
        <w:t xml:space="preserve"> </w:t>
      </w:r>
      <w:r>
        <w:t>в</w:t>
      </w:r>
      <w:r w:rsidR="00195D2E">
        <w:t xml:space="preserve"> </w:t>
      </w:r>
      <w:r>
        <w:t>сети</w:t>
      </w:r>
      <w:r w:rsidR="00195D2E">
        <w:t xml:space="preserve"> </w:t>
      </w:r>
      <w:r>
        <w:t>Интернет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адресу</w:t>
      </w:r>
      <w:r w:rsidR="008602C7">
        <w:t xml:space="preserve"> </w:t>
      </w:r>
      <w:r w:rsidR="00E55907" w:rsidRPr="00E55907">
        <w:t>http://</w:t>
      </w:r>
      <w:r w:rsidR="000E00AC" w:rsidRPr="000E00AC">
        <w:t>sun.sport.mos.ru</w:t>
      </w:r>
      <w:r w:rsidR="00E55907" w:rsidRPr="00E55907">
        <w:t>/</w:t>
      </w:r>
      <w:r w:rsidR="00F82AAD" w:rsidRPr="00F82AAD">
        <w:t xml:space="preserve"> </w:t>
      </w:r>
      <w:r>
        <w:t>(далее - Сайт)</w:t>
      </w:r>
      <w:r>
        <w:rPr>
          <w:spacing w:val="1"/>
        </w:rPr>
        <w:t xml:space="preserve"> </w:t>
      </w:r>
      <w:r>
        <w:t xml:space="preserve">и </w:t>
      </w:r>
      <w:r>
        <w:t>определяет</w:t>
      </w:r>
      <w:r>
        <w:rPr>
          <w:spacing w:val="1"/>
        </w:rPr>
        <w:t xml:space="preserve"> </w:t>
      </w:r>
      <w:r>
        <w:t>порядок</w:t>
      </w:r>
      <w:r>
        <w:rPr>
          <w:spacing w:val="1"/>
        </w:rPr>
        <w:t xml:space="preserve"> </w:t>
      </w:r>
      <w:r>
        <w:t>обработки</w:t>
      </w:r>
      <w:r>
        <w:rPr>
          <w:spacing w:val="1"/>
        </w:rPr>
        <w:t xml:space="preserve"> </w:t>
      </w:r>
      <w:r>
        <w:t>персональных</w:t>
      </w:r>
      <w:r>
        <w:rPr>
          <w:spacing w:val="1"/>
        </w:rPr>
        <w:t xml:space="preserve"> </w:t>
      </w:r>
      <w:r>
        <w:t>данных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информации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меры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обеспечению</w:t>
      </w:r>
      <w:r>
        <w:rPr>
          <w:spacing w:val="1"/>
        </w:rPr>
        <w:t xml:space="preserve"> </w:t>
      </w:r>
      <w:r>
        <w:t>безопасности</w:t>
      </w:r>
      <w:r>
        <w:rPr>
          <w:spacing w:val="1"/>
        </w:rPr>
        <w:t xml:space="preserve"> </w:t>
      </w:r>
      <w:r>
        <w:t>персональных данных и</w:t>
      </w:r>
      <w:r w:rsidR="00360402">
        <w:t xml:space="preserve"> информации</w:t>
      </w:r>
      <w:r>
        <w:t xml:space="preserve">, предпринимаемые </w:t>
      </w:r>
      <w:r w:rsidR="00DE73A7">
        <w:t>а</w:t>
      </w:r>
      <w:r>
        <w:t>втономной некоммерческой организацией «Московский</w:t>
      </w:r>
      <w:r>
        <w:rPr>
          <w:spacing w:val="1"/>
        </w:rPr>
        <w:t xml:space="preserve"> </w:t>
      </w:r>
      <w:r>
        <w:t>спорт»</w:t>
      </w:r>
      <w:r>
        <w:rPr>
          <w:spacing w:val="-1"/>
        </w:rPr>
        <w:t xml:space="preserve"> </w:t>
      </w:r>
      <w:r>
        <w:t>(далее – Оператор).</w:t>
      </w:r>
    </w:p>
    <w:p w14:paraId="2BE67EAE" w14:textId="45249263" w:rsidR="00DD675D" w:rsidRDefault="00291A49" w:rsidP="00290A9B">
      <w:pPr>
        <w:pStyle w:val="a3"/>
        <w:ind w:left="0" w:right="6" w:firstLine="709"/>
        <w:contextualSpacing/>
      </w:pPr>
      <w:r>
        <w:t>Использование</w:t>
      </w:r>
      <w:r>
        <w:rPr>
          <w:spacing w:val="1"/>
        </w:rPr>
        <w:t xml:space="preserve"> </w:t>
      </w:r>
      <w:r>
        <w:t>сервисов</w:t>
      </w:r>
      <w:r>
        <w:rPr>
          <w:spacing w:val="1"/>
        </w:rPr>
        <w:t xml:space="preserve"> </w:t>
      </w:r>
      <w:r>
        <w:t>Сайта</w:t>
      </w:r>
      <w:r>
        <w:rPr>
          <w:spacing w:val="1"/>
        </w:rPr>
        <w:t xml:space="preserve"> </w:t>
      </w:r>
      <w:r>
        <w:t>означает</w:t>
      </w:r>
      <w:r>
        <w:rPr>
          <w:spacing w:val="1"/>
        </w:rPr>
        <w:t xml:space="preserve"> </w:t>
      </w:r>
      <w:r>
        <w:t>безоговорочное</w:t>
      </w:r>
      <w:r>
        <w:rPr>
          <w:spacing w:val="1"/>
        </w:rPr>
        <w:t xml:space="preserve"> </w:t>
      </w:r>
      <w:r>
        <w:t>согласие</w:t>
      </w:r>
      <w:r>
        <w:rPr>
          <w:spacing w:val="1"/>
        </w:rPr>
        <w:t xml:space="preserve"> </w:t>
      </w:r>
      <w:r>
        <w:t>Пользователя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настоящей</w:t>
      </w:r>
      <w:r>
        <w:rPr>
          <w:spacing w:val="1"/>
        </w:rPr>
        <w:t xml:space="preserve"> </w:t>
      </w:r>
      <w:r>
        <w:t>Политикой</w:t>
      </w:r>
      <w:r w:rsidR="00360402">
        <w:t xml:space="preserve"> конфиденциальности</w:t>
      </w:r>
      <w:r>
        <w:t xml:space="preserve"> и указанными в ней условиями обработки его персональной информации</w:t>
      </w:r>
      <w:r>
        <w:rPr>
          <w:spacing w:val="1"/>
        </w:rPr>
        <w:t xml:space="preserve"> </w:t>
      </w:r>
      <w:r>
        <w:t>и данных в</w:t>
      </w:r>
      <w:r>
        <w:rPr>
          <w:spacing w:val="1"/>
        </w:rPr>
        <w:t xml:space="preserve"> </w:t>
      </w:r>
      <w:r>
        <w:t>случае</w:t>
      </w:r>
      <w:r>
        <w:rPr>
          <w:spacing w:val="27"/>
        </w:rPr>
        <w:t xml:space="preserve"> </w:t>
      </w:r>
      <w:r>
        <w:t>несогласия</w:t>
      </w:r>
      <w:r>
        <w:rPr>
          <w:spacing w:val="26"/>
        </w:rPr>
        <w:t xml:space="preserve"> </w:t>
      </w:r>
      <w:r>
        <w:t>с</w:t>
      </w:r>
      <w:r>
        <w:rPr>
          <w:spacing w:val="25"/>
        </w:rPr>
        <w:t xml:space="preserve"> </w:t>
      </w:r>
      <w:r>
        <w:t>этими</w:t>
      </w:r>
      <w:r>
        <w:rPr>
          <w:spacing w:val="28"/>
        </w:rPr>
        <w:t xml:space="preserve"> </w:t>
      </w:r>
      <w:r>
        <w:t>условиями</w:t>
      </w:r>
      <w:r>
        <w:rPr>
          <w:spacing w:val="27"/>
        </w:rPr>
        <w:t xml:space="preserve"> </w:t>
      </w:r>
      <w:r>
        <w:t>Пользователь</w:t>
      </w:r>
      <w:r>
        <w:rPr>
          <w:spacing w:val="27"/>
        </w:rPr>
        <w:t xml:space="preserve"> </w:t>
      </w:r>
      <w:r>
        <w:t>должен</w:t>
      </w:r>
      <w:r>
        <w:rPr>
          <w:spacing w:val="27"/>
        </w:rPr>
        <w:t xml:space="preserve"> </w:t>
      </w:r>
      <w:r>
        <w:t>воздержаться</w:t>
      </w:r>
      <w:r>
        <w:rPr>
          <w:spacing w:val="27"/>
        </w:rPr>
        <w:t xml:space="preserve"> </w:t>
      </w:r>
      <w:r>
        <w:t>от</w:t>
      </w:r>
      <w:r>
        <w:rPr>
          <w:spacing w:val="27"/>
        </w:rPr>
        <w:t xml:space="preserve"> </w:t>
      </w:r>
      <w:r>
        <w:t>использования</w:t>
      </w:r>
      <w:r>
        <w:rPr>
          <w:spacing w:val="28"/>
        </w:rPr>
        <w:t xml:space="preserve"> </w:t>
      </w:r>
      <w:r>
        <w:t>Сайта</w:t>
      </w:r>
      <w:r>
        <w:rPr>
          <w:spacing w:val="26"/>
        </w:rPr>
        <w:t xml:space="preserve"> </w:t>
      </w:r>
      <w:r>
        <w:t>и</w:t>
      </w:r>
      <w:r w:rsidR="00E8412D">
        <w:t xml:space="preserve"> </w:t>
      </w:r>
      <w:r>
        <w:rPr>
          <w:spacing w:val="-57"/>
        </w:rPr>
        <w:t xml:space="preserve"> </w:t>
      </w:r>
      <w:r w:rsidR="00E8412D">
        <w:rPr>
          <w:spacing w:val="-57"/>
        </w:rPr>
        <w:t xml:space="preserve"> </w:t>
      </w:r>
      <w:r>
        <w:t>его</w:t>
      </w:r>
      <w:r>
        <w:rPr>
          <w:spacing w:val="-1"/>
        </w:rPr>
        <w:t xml:space="preserve"> </w:t>
      </w:r>
      <w:r>
        <w:t>сервисов.</w:t>
      </w:r>
    </w:p>
    <w:p w14:paraId="44969A40" w14:textId="77777777" w:rsidR="00DD675D" w:rsidRDefault="00DD675D">
      <w:pPr>
        <w:pStyle w:val="a3"/>
        <w:ind w:left="0" w:firstLine="0"/>
        <w:jc w:val="left"/>
      </w:pPr>
    </w:p>
    <w:p w14:paraId="60A85633" w14:textId="77777777" w:rsidR="00DD675D" w:rsidRDefault="00291A49" w:rsidP="008602C7">
      <w:pPr>
        <w:pStyle w:val="1"/>
        <w:numPr>
          <w:ilvl w:val="0"/>
          <w:numId w:val="2"/>
        </w:numPr>
        <w:spacing w:before="1"/>
        <w:ind w:left="0" w:firstLine="0"/>
        <w:jc w:val="center"/>
      </w:pPr>
      <w:r>
        <w:t>ОБЩИЕ</w:t>
      </w:r>
      <w:r>
        <w:rPr>
          <w:spacing w:val="-2"/>
        </w:rPr>
        <w:t xml:space="preserve"> </w:t>
      </w:r>
      <w:r>
        <w:t>ПОЛОЖЕНИЯ</w:t>
      </w:r>
    </w:p>
    <w:p w14:paraId="34FFD146" w14:textId="77777777" w:rsidR="00DD675D" w:rsidRDefault="00DD675D">
      <w:pPr>
        <w:pStyle w:val="a3"/>
        <w:ind w:left="0" w:firstLine="0"/>
        <w:jc w:val="left"/>
        <w:rPr>
          <w:b/>
        </w:rPr>
      </w:pPr>
    </w:p>
    <w:p w14:paraId="550C2FBD" w14:textId="29CC2B25" w:rsidR="00DD675D" w:rsidRDefault="00291A49" w:rsidP="00703935">
      <w:pPr>
        <w:pStyle w:val="a4"/>
        <w:numPr>
          <w:ilvl w:val="1"/>
          <w:numId w:val="1"/>
        </w:numPr>
        <w:ind w:left="0" w:right="102" w:firstLine="709"/>
        <w:rPr>
          <w:sz w:val="24"/>
        </w:rPr>
      </w:pPr>
      <w:r>
        <w:rPr>
          <w:sz w:val="24"/>
        </w:rPr>
        <w:t xml:space="preserve">В рамках настоящей Политики </w:t>
      </w:r>
      <w:r w:rsidR="00360402" w:rsidRPr="00360402">
        <w:rPr>
          <w:sz w:val="24"/>
        </w:rPr>
        <w:t xml:space="preserve">конфиденциальности </w:t>
      </w:r>
      <w:r>
        <w:rPr>
          <w:sz w:val="24"/>
        </w:rPr>
        <w:t>под персональной информацией и данными Пользователя</w:t>
      </w:r>
      <w:r>
        <w:rPr>
          <w:spacing w:val="1"/>
          <w:sz w:val="24"/>
        </w:rPr>
        <w:t xml:space="preserve"> </w:t>
      </w:r>
      <w:r>
        <w:rPr>
          <w:sz w:val="24"/>
        </w:rPr>
        <w:t>понимаются:</w:t>
      </w:r>
    </w:p>
    <w:p w14:paraId="4F90402C" w14:textId="22E231F6" w:rsidR="00DD675D" w:rsidDel="00C05BA7" w:rsidRDefault="00291A49" w:rsidP="00703935">
      <w:pPr>
        <w:pStyle w:val="a4"/>
        <w:numPr>
          <w:ilvl w:val="2"/>
          <w:numId w:val="1"/>
        </w:numPr>
        <w:tabs>
          <w:tab w:val="left" w:pos="1291"/>
        </w:tabs>
        <w:ind w:left="0" w:right="103" w:firstLine="709"/>
        <w:rPr>
          <w:del w:id="0" w:author="Шитова Александра Андреевна" w:date="2026-04-15T16:40:00Z"/>
          <w:sz w:val="24"/>
        </w:rPr>
      </w:pPr>
      <w:del w:id="1" w:author="Шитова Александра Андреевна" w:date="2026-04-15T16:40:00Z">
        <w:r w:rsidDel="00C05BA7">
          <w:rPr>
            <w:sz w:val="24"/>
          </w:rPr>
          <w:delText>Персональная информация, которую Пользователь предоставляет о себе самостоятельно</w:delText>
        </w:r>
        <w:r w:rsidDel="00C05BA7">
          <w:rPr>
            <w:spacing w:val="1"/>
            <w:sz w:val="24"/>
          </w:rPr>
          <w:delText xml:space="preserve"> </w:delText>
        </w:r>
        <w:r w:rsidDel="00C05BA7">
          <w:rPr>
            <w:sz w:val="24"/>
          </w:rPr>
          <w:delText xml:space="preserve">при </w:delText>
        </w:r>
        <w:r w:rsidDel="00C05BA7">
          <w:rPr>
            <w:sz w:val="24"/>
          </w:rPr>
          <w:delText>регистрации (создании учетной записи) или в процессе использования сервисов Сайта, включая</w:delText>
        </w:r>
        <w:r w:rsidDel="00C05BA7">
          <w:rPr>
            <w:spacing w:val="1"/>
            <w:sz w:val="24"/>
          </w:rPr>
          <w:delText xml:space="preserve"> </w:delText>
        </w:r>
        <w:r w:rsidDel="00C05BA7">
          <w:rPr>
            <w:sz w:val="24"/>
          </w:rPr>
          <w:delText xml:space="preserve">персональные данные Пользователя: фамилия, имя, отчество, </w:delText>
        </w:r>
        <w:r w:rsidR="00F82AAD" w:rsidDel="00C05BA7">
          <w:rPr>
            <w:sz w:val="24"/>
          </w:rPr>
          <w:delText xml:space="preserve">пол, </w:delText>
        </w:r>
        <w:r w:rsidDel="00C05BA7">
          <w:rPr>
            <w:sz w:val="24"/>
          </w:rPr>
          <w:delText>дата рождения,</w:delText>
        </w:r>
        <w:r w:rsidR="00F82AAD" w:rsidDel="00C05BA7">
          <w:rPr>
            <w:sz w:val="24"/>
          </w:rPr>
          <w:delText xml:space="preserve"> город, спортивный разряд, номер </w:delText>
        </w:r>
        <w:r w:rsidDel="00C05BA7">
          <w:rPr>
            <w:sz w:val="24"/>
          </w:rPr>
          <w:delText>телефон</w:delText>
        </w:r>
        <w:r w:rsidR="00F82AAD" w:rsidDel="00C05BA7">
          <w:rPr>
            <w:sz w:val="24"/>
          </w:rPr>
          <w:delText>а</w:delText>
        </w:r>
        <w:r w:rsidDel="00C05BA7">
          <w:rPr>
            <w:sz w:val="24"/>
          </w:rPr>
          <w:delText>,</w:delText>
        </w:r>
        <w:r w:rsidDel="00C05BA7">
          <w:rPr>
            <w:spacing w:val="1"/>
            <w:sz w:val="24"/>
          </w:rPr>
          <w:delText xml:space="preserve"> </w:delText>
        </w:r>
        <w:r w:rsidDel="00C05BA7">
          <w:rPr>
            <w:sz w:val="24"/>
          </w:rPr>
          <w:delText>электронная</w:delText>
        </w:r>
        <w:r w:rsidDel="00C05BA7">
          <w:rPr>
            <w:spacing w:val="1"/>
            <w:sz w:val="24"/>
          </w:rPr>
          <w:delText xml:space="preserve"> </w:delText>
        </w:r>
        <w:r w:rsidDel="00C05BA7">
          <w:rPr>
            <w:sz w:val="24"/>
          </w:rPr>
          <w:delText>почта</w:delText>
        </w:r>
        <w:r w:rsidR="00F82AAD" w:rsidDel="00C05BA7">
          <w:rPr>
            <w:sz w:val="24"/>
          </w:rPr>
          <w:delText>, марка и номер автомобиля</w:delText>
        </w:r>
        <w:r w:rsidDel="00C05BA7">
          <w:rPr>
            <w:sz w:val="24"/>
          </w:rPr>
          <w:delText>.</w:delText>
        </w:r>
        <w:r w:rsidDel="00C05BA7">
          <w:rPr>
            <w:spacing w:val="1"/>
            <w:sz w:val="24"/>
          </w:rPr>
          <w:delText xml:space="preserve"> </w:delText>
        </w:r>
        <w:r w:rsidDel="00C05BA7">
          <w:rPr>
            <w:sz w:val="24"/>
          </w:rPr>
          <w:delText>Обязательная</w:delText>
        </w:r>
        <w:r w:rsidDel="00C05BA7">
          <w:rPr>
            <w:spacing w:val="1"/>
            <w:sz w:val="24"/>
          </w:rPr>
          <w:delText xml:space="preserve"> </w:delText>
        </w:r>
        <w:r w:rsidDel="00C05BA7">
          <w:rPr>
            <w:sz w:val="24"/>
          </w:rPr>
          <w:delText>для</w:delText>
        </w:r>
        <w:r w:rsidDel="00C05BA7">
          <w:rPr>
            <w:spacing w:val="1"/>
            <w:sz w:val="24"/>
          </w:rPr>
          <w:delText xml:space="preserve"> </w:delText>
        </w:r>
        <w:r w:rsidDel="00C05BA7">
          <w:rPr>
            <w:sz w:val="24"/>
          </w:rPr>
          <w:delText>предоставления</w:delText>
        </w:r>
        <w:r w:rsidDel="00C05BA7">
          <w:rPr>
            <w:spacing w:val="1"/>
            <w:sz w:val="24"/>
          </w:rPr>
          <w:delText xml:space="preserve"> </w:delText>
        </w:r>
        <w:r w:rsidDel="00C05BA7">
          <w:rPr>
            <w:sz w:val="24"/>
          </w:rPr>
          <w:delText>сервисов</w:delText>
        </w:r>
        <w:r w:rsidDel="00C05BA7">
          <w:rPr>
            <w:spacing w:val="1"/>
            <w:sz w:val="24"/>
          </w:rPr>
          <w:delText xml:space="preserve"> </w:delText>
        </w:r>
        <w:r w:rsidDel="00C05BA7">
          <w:rPr>
            <w:sz w:val="24"/>
          </w:rPr>
          <w:delText>Сайта</w:delText>
        </w:r>
        <w:r w:rsidDel="00C05BA7">
          <w:rPr>
            <w:spacing w:val="1"/>
            <w:sz w:val="24"/>
          </w:rPr>
          <w:delText xml:space="preserve"> </w:delText>
        </w:r>
        <w:r w:rsidDel="00C05BA7">
          <w:rPr>
            <w:sz w:val="24"/>
          </w:rPr>
          <w:delText>информация</w:delText>
        </w:r>
        <w:r w:rsidDel="00C05BA7">
          <w:rPr>
            <w:spacing w:val="1"/>
            <w:sz w:val="24"/>
          </w:rPr>
          <w:delText xml:space="preserve"> </w:delText>
        </w:r>
        <w:r w:rsidDel="00C05BA7">
          <w:rPr>
            <w:sz w:val="24"/>
          </w:rPr>
          <w:delText>помечена</w:delText>
        </w:r>
        <w:r w:rsidDel="00C05BA7">
          <w:rPr>
            <w:spacing w:val="1"/>
            <w:sz w:val="24"/>
          </w:rPr>
          <w:delText xml:space="preserve"> </w:delText>
        </w:r>
        <w:r w:rsidDel="00C05BA7">
          <w:rPr>
            <w:sz w:val="24"/>
          </w:rPr>
          <w:delText>специальным</w:delText>
        </w:r>
        <w:r w:rsidDel="00C05BA7">
          <w:rPr>
            <w:spacing w:val="-3"/>
            <w:sz w:val="24"/>
          </w:rPr>
          <w:delText xml:space="preserve"> </w:delText>
        </w:r>
        <w:r w:rsidDel="00C05BA7">
          <w:rPr>
            <w:sz w:val="24"/>
          </w:rPr>
          <w:delText>образом.</w:delText>
        </w:r>
        <w:r w:rsidDel="00C05BA7">
          <w:rPr>
            <w:spacing w:val="-4"/>
            <w:sz w:val="24"/>
          </w:rPr>
          <w:delText xml:space="preserve"> </w:delText>
        </w:r>
        <w:r w:rsidDel="00C05BA7">
          <w:rPr>
            <w:sz w:val="24"/>
          </w:rPr>
          <w:delText>Иная</w:delText>
        </w:r>
        <w:r w:rsidDel="00C05BA7">
          <w:rPr>
            <w:spacing w:val="-1"/>
            <w:sz w:val="24"/>
          </w:rPr>
          <w:delText xml:space="preserve"> </w:delText>
        </w:r>
        <w:r w:rsidDel="00C05BA7">
          <w:rPr>
            <w:sz w:val="24"/>
          </w:rPr>
          <w:delText>информация</w:delText>
        </w:r>
        <w:r w:rsidDel="00C05BA7">
          <w:rPr>
            <w:spacing w:val="-4"/>
            <w:sz w:val="24"/>
          </w:rPr>
          <w:delText xml:space="preserve"> </w:delText>
        </w:r>
        <w:r w:rsidDel="00C05BA7">
          <w:rPr>
            <w:sz w:val="24"/>
          </w:rPr>
          <w:delText>предоставляется</w:delText>
        </w:r>
        <w:r w:rsidDel="00C05BA7">
          <w:rPr>
            <w:spacing w:val="3"/>
            <w:sz w:val="24"/>
          </w:rPr>
          <w:delText xml:space="preserve"> </w:delText>
        </w:r>
        <w:r w:rsidDel="00C05BA7">
          <w:rPr>
            <w:sz w:val="24"/>
          </w:rPr>
          <w:delText>Пользователем</w:delText>
        </w:r>
        <w:r w:rsidDel="00C05BA7">
          <w:rPr>
            <w:spacing w:val="-2"/>
            <w:sz w:val="24"/>
          </w:rPr>
          <w:delText xml:space="preserve"> </w:delText>
        </w:r>
        <w:r w:rsidDel="00C05BA7">
          <w:rPr>
            <w:sz w:val="24"/>
          </w:rPr>
          <w:delText>на</w:delText>
        </w:r>
        <w:r w:rsidDel="00C05BA7">
          <w:rPr>
            <w:spacing w:val="-2"/>
            <w:sz w:val="24"/>
          </w:rPr>
          <w:delText xml:space="preserve"> </w:delText>
        </w:r>
        <w:r w:rsidDel="00C05BA7">
          <w:rPr>
            <w:sz w:val="24"/>
          </w:rPr>
          <w:delText>его</w:delText>
        </w:r>
        <w:r w:rsidDel="00C05BA7">
          <w:rPr>
            <w:spacing w:val="-2"/>
            <w:sz w:val="24"/>
          </w:rPr>
          <w:delText xml:space="preserve"> </w:delText>
        </w:r>
        <w:r w:rsidDel="00C05BA7">
          <w:rPr>
            <w:sz w:val="24"/>
          </w:rPr>
          <w:delText>усмотрение.</w:delText>
        </w:r>
      </w:del>
    </w:p>
    <w:p w14:paraId="6BFAC201" w14:textId="77777777" w:rsidR="00DD675D" w:rsidRDefault="00291A49" w:rsidP="00703935">
      <w:pPr>
        <w:pStyle w:val="a4"/>
        <w:numPr>
          <w:ilvl w:val="2"/>
          <w:numId w:val="1"/>
        </w:numPr>
        <w:tabs>
          <w:tab w:val="left" w:pos="1248"/>
        </w:tabs>
        <w:ind w:left="0" w:right="107" w:firstLine="709"/>
        <w:rPr>
          <w:sz w:val="24"/>
        </w:rPr>
      </w:pPr>
      <w:r>
        <w:rPr>
          <w:sz w:val="24"/>
        </w:rPr>
        <w:t xml:space="preserve">Данные, которые автоматически передаются сервисам Сайта в процессе их </w:t>
      </w:r>
      <w:r>
        <w:rPr>
          <w:sz w:val="24"/>
        </w:rPr>
        <w:t>использования с</w:t>
      </w:r>
      <w:r>
        <w:rPr>
          <w:spacing w:val="-57"/>
          <w:sz w:val="24"/>
        </w:rPr>
        <w:t xml:space="preserve"> </w:t>
      </w:r>
      <w:r>
        <w:rPr>
          <w:sz w:val="24"/>
        </w:rPr>
        <w:t>помощью</w:t>
      </w:r>
      <w:r>
        <w:rPr>
          <w:spacing w:val="1"/>
          <w:sz w:val="24"/>
        </w:rPr>
        <w:t xml:space="preserve"> </w:t>
      </w:r>
      <w:r>
        <w:rPr>
          <w:sz w:val="24"/>
        </w:rPr>
        <w:t>установленного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устройстве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Пользователя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программного</w:t>
      </w:r>
      <w:r>
        <w:rPr>
          <w:spacing w:val="1"/>
          <w:sz w:val="24"/>
        </w:rPr>
        <w:t xml:space="preserve"> </w:t>
      </w:r>
      <w:r>
        <w:rPr>
          <w:sz w:val="24"/>
        </w:rPr>
        <w:t>обеспечения,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том</w:t>
      </w:r>
      <w:r>
        <w:rPr>
          <w:spacing w:val="1"/>
          <w:sz w:val="24"/>
        </w:rPr>
        <w:t xml:space="preserve"> </w:t>
      </w:r>
      <w:r>
        <w:rPr>
          <w:sz w:val="24"/>
        </w:rPr>
        <w:t>числе</w:t>
      </w:r>
      <w:r>
        <w:rPr>
          <w:spacing w:val="1"/>
          <w:sz w:val="24"/>
        </w:rPr>
        <w:t xml:space="preserve"> </w:t>
      </w:r>
      <w:r>
        <w:rPr>
          <w:sz w:val="24"/>
        </w:rPr>
        <w:t>IP-адрес,</w:t>
      </w:r>
      <w:r>
        <w:rPr>
          <w:spacing w:val="1"/>
          <w:sz w:val="24"/>
        </w:rPr>
        <w:t xml:space="preserve"> </w:t>
      </w:r>
      <w:r>
        <w:rPr>
          <w:sz w:val="24"/>
        </w:rPr>
        <w:t>данные</w:t>
      </w:r>
      <w:r>
        <w:rPr>
          <w:spacing w:val="1"/>
          <w:sz w:val="24"/>
        </w:rPr>
        <w:t xml:space="preserve"> </w:t>
      </w:r>
      <w:r>
        <w:rPr>
          <w:sz w:val="24"/>
        </w:rPr>
        <w:t>файлов</w:t>
      </w:r>
      <w:r>
        <w:rPr>
          <w:spacing w:val="1"/>
          <w:sz w:val="24"/>
        </w:rPr>
        <w:t xml:space="preserve"> </w:t>
      </w:r>
      <w:r>
        <w:rPr>
          <w:sz w:val="24"/>
        </w:rPr>
        <w:t>cookie,</w:t>
      </w:r>
      <w:r>
        <w:rPr>
          <w:spacing w:val="1"/>
          <w:sz w:val="24"/>
        </w:rPr>
        <w:t xml:space="preserve"> </w:t>
      </w:r>
      <w:r>
        <w:rPr>
          <w:sz w:val="24"/>
        </w:rPr>
        <w:t>информация</w:t>
      </w:r>
      <w:r>
        <w:rPr>
          <w:spacing w:val="1"/>
          <w:sz w:val="24"/>
        </w:rPr>
        <w:t xml:space="preserve"> </w:t>
      </w:r>
      <w:r>
        <w:rPr>
          <w:sz w:val="24"/>
        </w:rPr>
        <w:t>о</w:t>
      </w:r>
      <w:r>
        <w:rPr>
          <w:spacing w:val="1"/>
          <w:sz w:val="24"/>
        </w:rPr>
        <w:t xml:space="preserve"> </w:t>
      </w:r>
      <w:r>
        <w:rPr>
          <w:sz w:val="24"/>
        </w:rPr>
        <w:t>браузере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Пользователя</w:t>
      </w:r>
      <w:r>
        <w:rPr>
          <w:spacing w:val="1"/>
          <w:sz w:val="24"/>
        </w:rPr>
        <w:t xml:space="preserve"> </w:t>
      </w:r>
      <w:r>
        <w:rPr>
          <w:sz w:val="24"/>
        </w:rPr>
        <w:t>(или</w:t>
      </w:r>
      <w:r>
        <w:rPr>
          <w:spacing w:val="1"/>
          <w:sz w:val="24"/>
        </w:rPr>
        <w:t xml:space="preserve"> </w:t>
      </w:r>
      <w:r>
        <w:rPr>
          <w:sz w:val="24"/>
        </w:rPr>
        <w:t>иной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программе,</w:t>
      </w:r>
      <w:r>
        <w:rPr>
          <w:spacing w:val="1"/>
          <w:sz w:val="24"/>
        </w:rPr>
        <w:t xml:space="preserve"> </w:t>
      </w:r>
      <w:r>
        <w:rPr>
          <w:sz w:val="24"/>
        </w:rPr>
        <w:t>с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помощью которой осуществляется доступ к сервисам), </w:t>
      </w:r>
      <w:r>
        <w:rPr>
          <w:sz w:val="24"/>
        </w:rPr>
        <w:t>технические характеристики оборудования и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программного обеспечения, используемых Пользователем, дата и время доступа к сервисам, адреса</w:t>
      </w:r>
      <w:r>
        <w:rPr>
          <w:spacing w:val="1"/>
          <w:sz w:val="24"/>
        </w:rPr>
        <w:t xml:space="preserve"> </w:t>
      </w:r>
      <w:r>
        <w:rPr>
          <w:sz w:val="24"/>
        </w:rPr>
        <w:t>запрашиваемых</w:t>
      </w:r>
      <w:r>
        <w:rPr>
          <w:spacing w:val="-1"/>
          <w:sz w:val="24"/>
        </w:rPr>
        <w:t xml:space="preserve"> </w:t>
      </w:r>
      <w:r>
        <w:rPr>
          <w:sz w:val="24"/>
        </w:rPr>
        <w:t>страниц и иная подобная</w:t>
      </w:r>
      <w:r>
        <w:rPr>
          <w:spacing w:val="-1"/>
          <w:sz w:val="24"/>
        </w:rPr>
        <w:t xml:space="preserve"> </w:t>
      </w:r>
      <w:r>
        <w:rPr>
          <w:sz w:val="24"/>
        </w:rPr>
        <w:t>информация.</w:t>
      </w:r>
    </w:p>
    <w:p w14:paraId="0DF1A165" w14:textId="77777777" w:rsidR="00DD675D" w:rsidRDefault="00291A49" w:rsidP="00703935">
      <w:pPr>
        <w:pStyle w:val="a4"/>
        <w:numPr>
          <w:ilvl w:val="2"/>
          <w:numId w:val="1"/>
        </w:numPr>
        <w:tabs>
          <w:tab w:val="left" w:pos="1395"/>
        </w:tabs>
        <w:ind w:left="0" w:right="104" w:firstLine="709"/>
        <w:rPr>
          <w:sz w:val="24"/>
        </w:rPr>
      </w:pPr>
      <w:r>
        <w:rPr>
          <w:sz w:val="24"/>
        </w:rPr>
        <w:t>Иная</w:t>
      </w:r>
      <w:r>
        <w:rPr>
          <w:spacing w:val="1"/>
          <w:sz w:val="24"/>
        </w:rPr>
        <w:t xml:space="preserve"> </w:t>
      </w:r>
      <w:r>
        <w:rPr>
          <w:sz w:val="24"/>
        </w:rPr>
        <w:t>информация</w:t>
      </w:r>
      <w:r>
        <w:rPr>
          <w:spacing w:val="1"/>
          <w:sz w:val="24"/>
        </w:rPr>
        <w:t xml:space="preserve"> </w:t>
      </w:r>
      <w:r>
        <w:rPr>
          <w:sz w:val="24"/>
        </w:rPr>
        <w:t>о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Пользователе,</w:t>
      </w:r>
      <w:r>
        <w:rPr>
          <w:spacing w:val="1"/>
          <w:sz w:val="24"/>
        </w:rPr>
        <w:t xml:space="preserve"> </w:t>
      </w:r>
      <w:r>
        <w:rPr>
          <w:sz w:val="24"/>
        </w:rPr>
        <w:t>обработка</w:t>
      </w:r>
      <w:r>
        <w:rPr>
          <w:spacing w:val="1"/>
          <w:sz w:val="24"/>
        </w:rPr>
        <w:t xml:space="preserve"> </w:t>
      </w:r>
      <w:r>
        <w:rPr>
          <w:sz w:val="24"/>
        </w:rPr>
        <w:t>которой</w:t>
      </w:r>
      <w:r>
        <w:rPr>
          <w:spacing w:val="1"/>
          <w:sz w:val="24"/>
        </w:rPr>
        <w:t xml:space="preserve"> </w:t>
      </w:r>
      <w:r>
        <w:rPr>
          <w:sz w:val="24"/>
        </w:rPr>
        <w:t>предусмотрена</w:t>
      </w:r>
      <w:r>
        <w:rPr>
          <w:spacing w:val="1"/>
          <w:sz w:val="24"/>
        </w:rPr>
        <w:t xml:space="preserve"> </w:t>
      </w:r>
      <w:r>
        <w:rPr>
          <w:sz w:val="24"/>
        </w:rPr>
        <w:t>настоя</w:t>
      </w:r>
      <w:r>
        <w:rPr>
          <w:sz w:val="24"/>
        </w:rPr>
        <w:t>щей</w:t>
      </w:r>
      <w:r>
        <w:rPr>
          <w:spacing w:val="1"/>
          <w:sz w:val="24"/>
        </w:rPr>
        <w:t xml:space="preserve"> </w:t>
      </w:r>
      <w:r>
        <w:rPr>
          <w:sz w:val="24"/>
        </w:rPr>
        <w:t>Политикой конфиденциальности.</w:t>
      </w:r>
    </w:p>
    <w:p w14:paraId="09C94B14" w14:textId="3EF5AE94" w:rsidR="00DD675D" w:rsidRDefault="008F135C" w:rsidP="00703935">
      <w:pPr>
        <w:pStyle w:val="a4"/>
        <w:numPr>
          <w:ilvl w:val="2"/>
          <w:numId w:val="1"/>
        </w:numPr>
        <w:tabs>
          <w:tab w:val="left" w:pos="1263"/>
        </w:tabs>
        <w:ind w:left="0" w:right="101" w:firstLine="709"/>
        <w:rPr>
          <w:sz w:val="24"/>
        </w:rPr>
      </w:pPr>
      <w:r>
        <w:rPr>
          <w:sz w:val="24"/>
        </w:rPr>
        <w:t xml:space="preserve"> Настоящая Политика конфиденциальности применяется только к Сайту, размещенному по</w:t>
      </w:r>
      <w:r>
        <w:rPr>
          <w:spacing w:val="1"/>
          <w:sz w:val="24"/>
        </w:rPr>
        <w:t xml:space="preserve"> </w:t>
      </w:r>
      <w:r>
        <w:rPr>
          <w:sz w:val="24"/>
        </w:rPr>
        <w:t>адресу:</w:t>
      </w:r>
      <w:r w:rsidR="000E00AC" w:rsidRPr="000E00AC">
        <w:t xml:space="preserve"> </w:t>
      </w:r>
      <w:r w:rsidR="000E00AC" w:rsidRPr="000E00AC">
        <w:rPr>
          <w:sz w:val="24"/>
        </w:rPr>
        <w:t>http://sun.sport.mos.ru/</w:t>
      </w:r>
      <w:r w:rsidR="00F82AAD" w:rsidRPr="00F82AAD">
        <w:rPr>
          <w:sz w:val="24"/>
        </w:rPr>
        <w:t xml:space="preserve">. </w:t>
      </w:r>
      <w:r>
        <w:rPr>
          <w:sz w:val="24"/>
        </w:rPr>
        <w:t>Оператор</w:t>
      </w:r>
      <w:r>
        <w:rPr>
          <w:spacing w:val="1"/>
          <w:sz w:val="24"/>
        </w:rPr>
        <w:t xml:space="preserve"> </w:t>
      </w:r>
      <w:r>
        <w:rPr>
          <w:sz w:val="24"/>
        </w:rPr>
        <w:t>не контролирует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не</w:t>
      </w:r>
      <w:r>
        <w:rPr>
          <w:spacing w:val="1"/>
          <w:sz w:val="24"/>
        </w:rPr>
        <w:t xml:space="preserve"> </w:t>
      </w:r>
      <w:r>
        <w:rPr>
          <w:sz w:val="24"/>
        </w:rPr>
        <w:t>несет ответственности за сайты третьих лиц, на которые Пользователь может перейти по ссылкам,</w:t>
      </w:r>
      <w:r>
        <w:rPr>
          <w:spacing w:val="1"/>
          <w:sz w:val="24"/>
        </w:rPr>
        <w:t xml:space="preserve"> </w:t>
      </w:r>
      <w:r>
        <w:rPr>
          <w:sz w:val="24"/>
        </w:rPr>
        <w:t>доступным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Сайте.</w:t>
      </w:r>
    </w:p>
    <w:p w14:paraId="0A51F844" w14:textId="77777777" w:rsidR="00DD675D" w:rsidRDefault="00DD675D">
      <w:pPr>
        <w:pStyle w:val="a3"/>
        <w:spacing w:before="10"/>
        <w:ind w:left="0" w:firstLine="0"/>
        <w:jc w:val="left"/>
        <w:rPr>
          <w:sz w:val="23"/>
        </w:rPr>
      </w:pPr>
    </w:p>
    <w:p w14:paraId="05ADEC73" w14:textId="77777777" w:rsidR="00DD675D" w:rsidRDefault="00291A49" w:rsidP="00BB6AD6">
      <w:pPr>
        <w:pStyle w:val="1"/>
        <w:numPr>
          <w:ilvl w:val="0"/>
          <w:numId w:val="2"/>
        </w:numPr>
        <w:ind w:left="0" w:firstLine="0"/>
        <w:jc w:val="center"/>
      </w:pPr>
      <w:r>
        <w:t>ЦЕЛИ</w:t>
      </w:r>
      <w:r>
        <w:rPr>
          <w:spacing w:val="-5"/>
        </w:rPr>
        <w:t xml:space="preserve"> </w:t>
      </w:r>
      <w:r>
        <w:t>ОБРАБОТКИ</w:t>
      </w:r>
      <w:r>
        <w:rPr>
          <w:spacing w:val="-4"/>
        </w:rPr>
        <w:t xml:space="preserve"> </w:t>
      </w:r>
      <w:r>
        <w:t>ПЕРСОНАЛЬНОЙ</w:t>
      </w:r>
      <w:r>
        <w:rPr>
          <w:spacing w:val="-6"/>
        </w:rPr>
        <w:t xml:space="preserve"> </w:t>
      </w:r>
      <w:r>
        <w:t>ИНФОРМАЦИИ</w:t>
      </w:r>
      <w:r>
        <w:rPr>
          <w:spacing w:val="-5"/>
        </w:rPr>
        <w:t xml:space="preserve"> </w:t>
      </w:r>
      <w:r>
        <w:t>ПОЛЬЗОВАТЕЛЕЙ</w:t>
      </w:r>
    </w:p>
    <w:p w14:paraId="7C549D8A" w14:textId="77777777" w:rsidR="00DD675D" w:rsidRDefault="00DD675D">
      <w:pPr>
        <w:pStyle w:val="a3"/>
        <w:ind w:left="0" w:firstLine="0"/>
        <w:jc w:val="left"/>
        <w:rPr>
          <w:b/>
        </w:rPr>
      </w:pPr>
    </w:p>
    <w:p w14:paraId="552CA5F3" w14:textId="47ABCB4D" w:rsidR="00DD675D" w:rsidRDefault="00763AFA" w:rsidP="00703935">
      <w:pPr>
        <w:pStyle w:val="a4"/>
        <w:numPr>
          <w:ilvl w:val="1"/>
          <w:numId w:val="2"/>
        </w:numPr>
        <w:ind w:right="104" w:firstLine="604"/>
        <w:rPr>
          <w:sz w:val="24"/>
        </w:rPr>
      </w:pPr>
      <w:r>
        <w:rPr>
          <w:sz w:val="24"/>
        </w:rPr>
        <w:t>Оператор</w:t>
      </w:r>
      <w:r>
        <w:rPr>
          <w:spacing w:val="1"/>
          <w:sz w:val="24"/>
        </w:rPr>
        <w:t xml:space="preserve"> </w:t>
      </w:r>
      <w:r>
        <w:rPr>
          <w:sz w:val="24"/>
        </w:rPr>
        <w:t>собирает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хранит</w:t>
      </w:r>
      <w:r>
        <w:rPr>
          <w:spacing w:val="1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1"/>
          <w:sz w:val="24"/>
        </w:rPr>
        <w:t xml:space="preserve"> </w:t>
      </w:r>
      <w:r>
        <w:rPr>
          <w:sz w:val="24"/>
        </w:rPr>
        <w:t>ту</w:t>
      </w:r>
      <w:r>
        <w:rPr>
          <w:spacing w:val="1"/>
          <w:sz w:val="24"/>
        </w:rPr>
        <w:t xml:space="preserve"> </w:t>
      </w:r>
      <w:r>
        <w:rPr>
          <w:sz w:val="24"/>
        </w:rPr>
        <w:t>персональную</w:t>
      </w:r>
      <w:r>
        <w:rPr>
          <w:spacing w:val="1"/>
          <w:sz w:val="24"/>
        </w:rPr>
        <w:t xml:space="preserve"> </w:t>
      </w:r>
      <w:r>
        <w:rPr>
          <w:sz w:val="24"/>
        </w:rPr>
        <w:t>информацию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данные,</w:t>
      </w:r>
      <w:r>
        <w:rPr>
          <w:spacing w:val="1"/>
          <w:sz w:val="24"/>
        </w:rPr>
        <w:t xml:space="preserve"> </w:t>
      </w:r>
      <w:r>
        <w:rPr>
          <w:sz w:val="24"/>
        </w:rPr>
        <w:t>которые</w:t>
      </w:r>
      <w:r>
        <w:rPr>
          <w:spacing w:val="1"/>
          <w:sz w:val="24"/>
        </w:rPr>
        <w:t xml:space="preserve"> </w:t>
      </w:r>
      <w:r>
        <w:rPr>
          <w:sz w:val="24"/>
        </w:rPr>
        <w:t>необходимы для предоставления сервисов</w:t>
      </w:r>
      <w:r w:rsidR="00360402">
        <w:rPr>
          <w:sz w:val="24"/>
        </w:rPr>
        <w:t>, оказания услуг</w:t>
      </w:r>
      <w:r>
        <w:rPr>
          <w:sz w:val="24"/>
        </w:rPr>
        <w:t xml:space="preserve"> или исполнения соглашений и договоров с Пользователем,</w:t>
      </w:r>
      <w:r>
        <w:rPr>
          <w:spacing w:val="1"/>
          <w:sz w:val="24"/>
        </w:rPr>
        <w:t xml:space="preserve"> </w:t>
      </w:r>
      <w:r>
        <w:rPr>
          <w:sz w:val="24"/>
        </w:rPr>
        <w:t>за</w:t>
      </w:r>
      <w:r>
        <w:rPr>
          <w:spacing w:val="1"/>
          <w:sz w:val="24"/>
        </w:rPr>
        <w:t xml:space="preserve"> </w:t>
      </w:r>
      <w:r>
        <w:rPr>
          <w:sz w:val="24"/>
        </w:rPr>
        <w:t>исключением</w:t>
      </w:r>
      <w:r>
        <w:rPr>
          <w:spacing w:val="1"/>
          <w:sz w:val="24"/>
        </w:rPr>
        <w:t xml:space="preserve"> </w:t>
      </w:r>
      <w:r>
        <w:rPr>
          <w:sz w:val="24"/>
        </w:rPr>
        <w:t>случаев,</w:t>
      </w:r>
      <w:r>
        <w:rPr>
          <w:spacing w:val="1"/>
          <w:sz w:val="24"/>
        </w:rPr>
        <w:t xml:space="preserve"> </w:t>
      </w:r>
      <w:r>
        <w:rPr>
          <w:sz w:val="24"/>
        </w:rPr>
        <w:t>когда</w:t>
      </w:r>
      <w:r>
        <w:rPr>
          <w:spacing w:val="1"/>
          <w:sz w:val="24"/>
        </w:rPr>
        <w:t xml:space="preserve"> </w:t>
      </w:r>
      <w:r>
        <w:rPr>
          <w:sz w:val="24"/>
        </w:rPr>
        <w:t>законодательством</w:t>
      </w:r>
      <w:r>
        <w:rPr>
          <w:spacing w:val="1"/>
          <w:sz w:val="24"/>
        </w:rPr>
        <w:t xml:space="preserve"> </w:t>
      </w:r>
      <w:r>
        <w:rPr>
          <w:sz w:val="24"/>
        </w:rPr>
        <w:t>предусмотрено</w:t>
      </w:r>
      <w:r>
        <w:rPr>
          <w:spacing w:val="1"/>
          <w:sz w:val="24"/>
        </w:rPr>
        <w:t xml:space="preserve"> </w:t>
      </w:r>
      <w:r>
        <w:rPr>
          <w:sz w:val="24"/>
        </w:rPr>
        <w:t>обязательное</w:t>
      </w:r>
      <w:r>
        <w:rPr>
          <w:spacing w:val="1"/>
          <w:sz w:val="24"/>
        </w:rPr>
        <w:t xml:space="preserve"> </w:t>
      </w:r>
      <w:r>
        <w:rPr>
          <w:sz w:val="24"/>
        </w:rPr>
        <w:t>хранение</w:t>
      </w:r>
      <w:r>
        <w:rPr>
          <w:spacing w:val="1"/>
          <w:sz w:val="24"/>
        </w:rPr>
        <w:t xml:space="preserve"> </w:t>
      </w:r>
      <w:r>
        <w:rPr>
          <w:sz w:val="24"/>
        </w:rPr>
        <w:t>персональной</w:t>
      </w:r>
      <w:r>
        <w:rPr>
          <w:spacing w:val="-3"/>
          <w:sz w:val="24"/>
        </w:rPr>
        <w:t xml:space="preserve"> </w:t>
      </w:r>
      <w:r>
        <w:rPr>
          <w:sz w:val="24"/>
        </w:rPr>
        <w:t>информации в</w:t>
      </w:r>
      <w:r>
        <w:rPr>
          <w:spacing w:val="-3"/>
          <w:sz w:val="24"/>
        </w:rPr>
        <w:t xml:space="preserve"> </w:t>
      </w:r>
      <w:r>
        <w:rPr>
          <w:sz w:val="24"/>
        </w:rPr>
        <w:t>течение</w:t>
      </w:r>
      <w:r>
        <w:rPr>
          <w:spacing w:val="-2"/>
          <w:sz w:val="24"/>
        </w:rPr>
        <w:t xml:space="preserve"> </w:t>
      </w:r>
      <w:r>
        <w:rPr>
          <w:sz w:val="24"/>
        </w:rPr>
        <w:t>определенного законом</w:t>
      </w:r>
      <w:r>
        <w:rPr>
          <w:spacing w:val="-1"/>
          <w:sz w:val="24"/>
        </w:rPr>
        <w:t xml:space="preserve"> </w:t>
      </w:r>
      <w:r>
        <w:rPr>
          <w:sz w:val="24"/>
        </w:rPr>
        <w:t>срока.</w:t>
      </w:r>
    </w:p>
    <w:p w14:paraId="2CE74DFE" w14:textId="624121F5" w:rsidR="00DD675D" w:rsidRDefault="00291A49" w:rsidP="00703935">
      <w:pPr>
        <w:pStyle w:val="a4"/>
        <w:numPr>
          <w:ilvl w:val="1"/>
          <w:numId w:val="2"/>
        </w:numPr>
        <w:spacing w:before="1"/>
        <w:ind w:left="0" w:firstLine="709"/>
        <w:rPr>
          <w:sz w:val="24"/>
        </w:rPr>
      </w:pPr>
      <w:r>
        <w:rPr>
          <w:sz w:val="24"/>
        </w:rPr>
        <w:t>Персональную</w:t>
      </w:r>
      <w:r>
        <w:rPr>
          <w:spacing w:val="-3"/>
          <w:sz w:val="24"/>
        </w:rPr>
        <w:t xml:space="preserve"> </w:t>
      </w:r>
      <w:r>
        <w:rPr>
          <w:sz w:val="24"/>
        </w:rPr>
        <w:t>информацию и</w:t>
      </w:r>
      <w:r>
        <w:rPr>
          <w:spacing w:val="-2"/>
          <w:sz w:val="24"/>
        </w:rPr>
        <w:t xml:space="preserve"> </w:t>
      </w:r>
      <w:r>
        <w:rPr>
          <w:sz w:val="24"/>
        </w:rPr>
        <w:t>данные</w:t>
      </w:r>
      <w:r>
        <w:rPr>
          <w:spacing w:val="-4"/>
          <w:sz w:val="24"/>
        </w:rPr>
        <w:t xml:space="preserve"> </w:t>
      </w:r>
      <w:r>
        <w:rPr>
          <w:sz w:val="24"/>
        </w:rPr>
        <w:t>Пользователя</w:t>
      </w:r>
      <w:r>
        <w:rPr>
          <w:spacing w:val="-3"/>
          <w:sz w:val="24"/>
        </w:rPr>
        <w:t xml:space="preserve"> </w:t>
      </w:r>
      <w:r w:rsidR="00360402">
        <w:rPr>
          <w:sz w:val="24"/>
        </w:rPr>
        <w:t>Оператор</w:t>
      </w:r>
      <w:r w:rsidR="00360402">
        <w:rPr>
          <w:spacing w:val="-2"/>
          <w:sz w:val="24"/>
        </w:rPr>
        <w:t xml:space="preserve"> </w:t>
      </w:r>
      <w:r>
        <w:rPr>
          <w:sz w:val="24"/>
        </w:rPr>
        <w:t>обрабатывает</w:t>
      </w:r>
      <w:r>
        <w:rPr>
          <w:spacing w:val="-3"/>
          <w:sz w:val="24"/>
        </w:rPr>
        <w:t xml:space="preserve"> </w:t>
      </w:r>
      <w:r>
        <w:rPr>
          <w:sz w:val="24"/>
        </w:rPr>
        <w:t>в следующих</w:t>
      </w:r>
      <w:r>
        <w:rPr>
          <w:spacing w:val="-3"/>
          <w:sz w:val="24"/>
        </w:rPr>
        <w:t xml:space="preserve"> </w:t>
      </w:r>
      <w:r>
        <w:rPr>
          <w:sz w:val="24"/>
        </w:rPr>
        <w:t>целях:</w:t>
      </w:r>
    </w:p>
    <w:p w14:paraId="40A7E6A2" w14:textId="5CB491FC" w:rsidR="00DD675D" w:rsidDel="00AC4AED" w:rsidRDefault="00291A49" w:rsidP="00703935">
      <w:pPr>
        <w:pStyle w:val="a4"/>
        <w:numPr>
          <w:ilvl w:val="2"/>
          <w:numId w:val="2"/>
        </w:numPr>
        <w:ind w:left="0" w:firstLine="709"/>
        <w:rPr>
          <w:del w:id="2" w:author="Шитова Александра Андреевна" w:date="2026-04-16T08:57:00Z"/>
          <w:sz w:val="24"/>
        </w:rPr>
      </w:pPr>
      <w:del w:id="3" w:author="Шитова Александра Андреевна" w:date="2026-04-16T08:57:00Z">
        <w:r w:rsidDel="00AC4AED">
          <w:rPr>
            <w:sz w:val="24"/>
          </w:rPr>
          <w:delText>Идентификации</w:delText>
        </w:r>
        <w:r w:rsidDel="00AC4AED">
          <w:rPr>
            <w:spacing w:val="-5"/>
            <w:sz w:val="24"/>
          </w:rPr>
          <w:delText xml:space="preserve"> </w:delText>
        </w:r>
        <w:r w:rsidDel="00AC4AED">
          <w:rPr>
            <w:sz w:val="24"/>
          </w:rPr>
          <w:delText>Пользователя,</w:delText>
        </w:r>
        <w:r w:rsidDel="00AC4AED">
          <w:rPr>
            <w:spacing w:val="-3"/>
            <w:sz w:val="24"/>
          </w:rPr>
          <w:delText xml:space="preserve"> </w:delText>
        </w:r>
        <w:r w:rsidDel="00AC4AED">
          <w:rPr>
            <w:sz w:val="24"/>
          </w:rPr>
          <w:delText>зарегистрированного</w:delText>
        </w:r>
        <w:r w:rsidDel="00AC4AED">
          <w:rPr>
            <w:spacing w:val="-3"/>
            <w:sz w:val="24"/>
          </w:rPr>
          <w:delText xml:space="preserve"> </w:delText>
        </w:r>
        <w:r w:rsidDel="00AC4AED">
          <w:rPr>
            <w:sz w:val="24"/>
          </w:rPr>
          <w:delText>на</w:delText>
        </w:r>
        <w:r w:rsidDel="00AC4AED">
          <w:rPr>
            <w:spacing w:val="-4"/>
            <w:sz w:val="24"/>
          </w:rPr>
          <w:delText xml:space="preserve"> </w:delText>
        </w:r>
        <w:r w:rsidDel="00AC4AED">
          <w:rPr>
            <w:sz w:val="24"/>
          </w:rPr>
          <w:delText>Сайте.</w:delText>
        </w:r>
      </w:del>
    </w:p>
    <w:p w14:paraId="0447BB22" w14:textId="3DD83EBE" w:rsidR="00DD675D" w:rsidDel="00AC4AED" w:rsidRDefault="00291A49" w:rsidP="00703935">
      <w:pPr>
        <w:pStyle w:val="a4"/>
        <w:numPr>
          <w:ilvl w:val="2"/>
          <w:numId w:val="2"/>
        </w:numPr>
        <w:tabs>
          <w:tab w:val="left" w:pos="1354"/>
        </w:tabs>
        <w:ind w:left="0" w:right="103" w:firstLine="709"/>
        <w:rPr>
          <w:del w:id="4" w:author="Шитова Александра Андреевна" w:date="2026-04-16T08:57:00Z"/>
          <w:sz w:val="24"/>
        </w:rPr>
      </w:pPr>
      <w:del w:id="5" w:author="Шитова Александра Андреевна" w:date="2026-04-16T08:57:00Z">
        <w:r w:rsidDel="00AC4AED">
          <w:rPr>
            <w:sz w:val="24"/>
          </w:rPr>
          <w:delText>Предоставления</w:delText>
        </w:r>
        <w:r w:rsidDel="00AC4AED">
          <w:rPr>
            <w:spacing w:val="1"/>
            <w:sz w:val="24"/>
          </w:rPr>
          <w:delText xml:space="preserve"> </w:delText>
        </w:r>
        <w:r w:rsidDel="00AC4AED">
          <w:rPr>
            <w:sz w:val="24"/>
          </w:rPr>
          <w:delText>Пользователю</w:delText>
        </w:r>
        <w:r w:rsidDel="00AC4AED">
          <w:rPr>
            <w:spacing w:val="1"/>
            <w:sz w:val="24"/>
          </w:rPr>
          <w:delText xml:space="preserve"> </w:delText>
        </w:r>
        <w:r w:rsidDel="00AC4AED">
          <w:rPr>
            <w:sz w:val="24"/>
          </w:rPr>
          <w:delText>доступа</w:delText>
        </w:r>
        <w:r w:rsidDel="00AC4AED">
          <w:rPr>
            <w:spacing w:val="1"/>
            <w:sz w:val="24"/>
          </w:rPr>
          <w:delText xml:space="preserve"> </w:delText>
        </w:r>
        <w:r w:rsidDel="00AC4AED">
          <w:rPr>
            <w:sz w:val="24"/>
          </w:rPr>
          <w:delText>к</w:delText>
        </w:r>
        <w:r w:rsidDel="00AC4AED">
          <w:rPr>
            <w:spacing w:val="1"/>
            <w:sz w:val="24"/>
          </w:rPr>
          <w:delText xml:space="preserve"> </w:delText>
        </w:r>
        <w:r w:rsidDel="00AC4AED">
          <w:rPr>
            <w:sz w:val="24"/>
          </w:rPr>
          <w:delText>персонализированным</w:delText>
        </w:r>
        <w:r w:rsidDel="00AC4AED">
          <w:rPr>
            <w:spacing w:val="1"/>
            <w:sz w:val="24"/>
          </w:rPr>
          <w:delText xml:space="preserve"> </w:delText>
        </w:r>
        <w:r w:rsidDel="00AC4AED">
          <w:rPr>
            <w:sz w:val="24"/>
          </w:rPr>
          <w:delText>ресурсам,</w:delText>
        </w:r>
        <w:r w:rsidDel="00AC4AED">
          <w:rPr>
            <w:spacing w:val="1"/>
            <w:sz w:val="24"/>
          </w:rPr>
          <w:delText xml:space="preserve"> </w:delText>
        </w:r>
        <w:r w:rsidDel="00AC4AED">
          <w:rPr>
            <w:sz w:val="24"/>
          </w:rPr>
          <w:delText>сервисам,</w:delText>
        </w:r>
        <w:r w:rsidDel="00AC4AED">
          <w:rPr>
            <w:spacing w:val="1"/>
            <w:sz w:val="24"/>
          </w:rPr>
          <w:delText xml:space="preserve"> </w:delText>
        </w:r>
        <w:r w:rsidDel="00AC4AED">
          <w:rPr>
            <w:sz w:val="24"/>
          </w:rPr>
          <w:delText>информации</w:delText>
        </w:r>
        <w:r w:rsidDel="00AC4AED">
          <w:rPr>
            <w:spacing w:val="-1"/>
            <w:sz w:val="24"/>
          </w:rPr>
          <w:delText xml:space="preserve"> </w:delText>
        </w:r>
        <w:r w:rsidDel="00AC4AED">
          <w:rPr>
            <w:sz w:val="24"/>
          </w:rPr>
          <w:delText>и/или материалам, содержащимся</w:delText>
        </w:r>
        <w:r w:rsidDel="00AC4AED">
          <w:rPr>
            <w:spacing w:val="3"/>
            <w:sz w:val="24"/>
          </w:rPr>
          <w:delText xml:space="preserve"> </w:delText>
        </w:r>
        <w:r w:rsidR="00752512" w:rsidDel="00AC4AED">
          <w:rPr>
            <w:spacing w:val="3"/>
            <w:sz w:val="24"/>
          </w:rPr>
          <w:delText xml:space="preserve">на </w:delText>
        </w:r>
        <w:r w:rsidDel="00AC4AED">
          <w:rPr>
            <w:sz w:val="24"/>
          </w:rPr>
          <w:delText>Сайт</w:delText>
        </w:r>
        <w:r w:rsidR="00752512" w:rsidDel="00AC4AED">
          <w:rPr>
            <w:sz w:val="24"/>
          </w:rPr>
          <w:delText>е</w:delText>
        </w:r>
        <w:r w:rsidDel="00AC4AED">
          <w:rPr>
            <w:sz w:val="24"/>
          </w:rPr>
          <w:delText>.</w:delText>
        </w:r>
      </w:del>
    </w:p>
    <w:p w14:paraId="4EE2B881" w14:textId="7F629DA7" w:rsidR="00DD675D" w:rsidDel="00AC4AED" w:rsidRDefault="00291A49" w:rsidP="00752512">
      <w:pPr>
        <w:pStyle w:val="a4"/>
        <w:numPr>
          <w:ilvl w:val="2"/>
          <w:numId w:val="2"/>
        </w:numPr>
        <w:tabs>
          <w:tab w:val="left" w:pos="1351"/>
        </w:tabs>
        <w:ind w:left="0" w:right="108" w:firstLine="709"/>
        <w:rPr>
          <w:del w:id="6" w:author="Шитова Александра Андреевна" w:date="2026-04-16T08:57:00Z"/>
          <w:sz w:val="24"/>
        </w:rPr>
      </w:pPr>
      <w:del w:id="7" w:author="Шитова Александра Андреевна" w:date="2026-04-16T08:57:00Z">
        <w:r w:rsidDel="00AC4AED">
          <w:rPr>
            <w:sz w:val="24"/>
          </w:rPr>
          <w:delText>Установления</w:delText>
        </w:r>
        <w:r w:rsidDel="00AC4AED">
          <w:rPr>
            <w:spacing w:val="1"/>
            <w:sz w:val="24"/>
          </w:rPr>
          <w:delText xml:space="preserve"> </w:delText>
        </w:r>
        <w:r w:rsidDel="00AC4AED">
          <w:rPr>
            <w:sz w:val="24"/>
          </w:rPr>
          <w:delText>с</w:delText>
        </w:r>
        <w:r w:rsidDel="00AC4AED">
          <w:rPr>
            <w:spacing w:val="1"/>
            <w:sz w:val="24"/>
          </w:rPr>
          <w:delText xml:space="preserve"> </w:delText>
        </w:r>
        <w:r w:rsidDel="00AC4AED">
          <w:rPr>
            <w:sz w:val="24"/>
          </w:rPr>
          <w:delText>Пользователем</w:delText>
        </w:r>
        <w:r w:rsidDel="00AC4AED">
          <w:rPr>
            <w:spacing w:val="1"/>
            <w:sz w:val="24"/>
          </w:rPr>
          <w:delText xml:space="preserve"> </w:delText>
        </w:r>
        <w:r w:rsidDel="00AC4AED">
          <w:rPr>
            <w:sz w:val="24"/>
          </w:rPr>
          <w:delText>обратной</w:delText>
        </w:r>
        <w:r w:rsidDel="00AC4AED">
          <w:rPr>
            <w:spacing w:val="1"/>
            <w:sz w:val="24"/>
          </w:rPr>
          <w:delText xml:space="preserve"> </w:delText>
        </w:r>
        <w:r w:rsidDel="00AC4AED">
          <w:rPr>
            <w:sz w:val="24"/>
          </w:rPr>
          <w:delText>связи,</w:delText>
        </w:r>
        <w:r w:rsidDel="00AC4AED">
          <w:rPr>
            <w:spacing w:val="1"/>
            <w:sz w:val="24"/>
          </w:rPr>
          <w:delText xml:space="preserve"> </w:delText>
        </w:r>
        <w:r w:rsidDel="00AC4AED">
          <w:rPr>
            <w:sz w:val="24"/>
          </w:rPr>
          <w:delText>включая</w:delText>
        </w:r>
        <w:r w:rsidDel="00AC4AED">
          <w:rPr>
            <w:spacing w:val="1"/>
            <w:sz w:val="24"/>
          </w:rPr>
          <w:delText xml:space="preserve"> </w:delText>
        </w:r>
        <w:r w:rsidDel="00AC4AED">
          <w:rPr>
            <w:sz w:val="24"/>
          </w:rPr>
          <w:delText>направление</w:delText>
        </w:r>
        <w:r w:rsidDel="00AC4AED">
          <w:rPr>
            <w:spacing w:val="1"/>
            <w:sz w:val="24"/>
          </w:rPr>
          <w:delText xml:space="preserve"> </w:delText>
        </w:r>
        <w:r w:rsidDel="00AC4AED">
          <w:rPr>
            <w:sz w:val="24"/>
          </w:rPr>
          <w:delText>уведомлений,</w:delText>
        </w:r>
        <w:r w:rsidDel="00AC4AED">
          <w:rPr>
            <w:spacing w:val="1"/>
            <w:sz w:val="24"/>
          </w:rPr>
          <w:delText xml:space="preserve"> </w:delText>
        </w:r>
        <w:r w:rsidDel="00AC4AED">
          <w:rPr>
            <w:sz w:val="24"/>
          </w:rPr>
          <w:delText>запросов,</w:delText>
        </w:r>
        <w:r w:rsidDel="00AC4AED">
          <w:rPr>
            <w:spacing w:val="1"/>
            <w:sz w:val="24"/>
          </w:rPr>
          <w:delText xml:space="preserve"> </w:delText>
        </w:r>
        <w:r w:rsidDel="00AC4AED">
          <w:rPr>
            <w:sz w:val="24"/>
          </w:rPr>
          <w:delText>касающихся</w:delText>
        </w:r>
        <w:r w:rsidDel="00AC4AED">
          <w:rPr>
            <w:spacing w:val="1"/>
            <w:sz w:val="24"/>
          </w:rPr>
          <w:delText xml:space="preserve"> </w:delText>
        </w:r>
        <w:r w:rsidDel="00AC4AED">
          <w:rPr>
            <w:sz w:val="24"/>
          </w:rPr>
          <w:delText>использования</w:delText>
        </w:r>
        <w:r w:rsidDel="00AC4AED">
          <w:rPr>
            <w:spacing w:val="1"/>
            <w:sz w:val="24"/>
          </w:rPr>
          <w:delText xml:space="preserve"> </w:delText>
        </w:r>
        <w:r w:rsidDel="00AC4AED">
          <w:rPr>
            <w:sz w:val="24"/>
          </w:rPr>
          <w:delText>Сайта,</w:delText>
        </w:r>
        <w:r w:rsidDel="00AC4AED">
          <w:rPr>
            <w:spacing w:val="1"/>
            <w:sz w:val="24"/>
          </w:rPr>
          <w:delText xml:space="preserve"> </w:delText>
        </w:r>
        <w:r w:rsidDel="00AC4AED">
          <w:rPr>
            <w:sz w:val="24"/>
          </w:rPr>
          <w:delText>оказания</w:delText>
        </w:r>
        <w:r w:rsidDel="00AC4AED">
          <w:rPr>
            <w:spacing w:val="1"/>
            <w:sz w:val="24"/>
          </w:rPr>
          <w:delText xml:space="preserve"> </w:delText>
        </w:r>
        <w:r w:rsidDel="00AC4AED">
          <w:rPr>
            <w:sz w:val="24"/>
          </w:rPr>
          <w:delText>услуг,</w:delText>
        </w:r>
        <w:r w:rsidDel="00AC4AED">
          <w:rPr>
            <w:spacing w:val="1"/>
            <w:sz w:val="24"/>
          </w:rPr>
          <w:delText xml:space="preserve"> </w:delText>
        </w:r>
        <w:r w:rsidDel="00AC4AED">
          <w:rPr>
            <w:sz w:val="24"/>
          </w:rPr>
          <w:delText>обработку</w:delText>
        </w:r>
        <w:r w:rsidDel="00AC4AED">
          <w:rPr>
            <w:spacing w:val="1"/>
            <w:sz w:val="24"/>
          </w:rPr>
          <w:delText xml:space="preserve"> </w:delText>
        </w:r>
        <w:r w:rsidDel="00AC4AED">
          <w:rPr>
            <w:sz w:val="24"/>
          </w:rPr>
          <w:delText>запросов</w:delText>
        </w:r>
        <w:r w:rsidDel="00AC4AED">
          <w:rPr>
            <w:spacing w:val="1"/>
            <w:sz w:val="24"/>
          </w:rPr>
          <w:delText xml:space="preserve"> </w:delText>
        </w:r>
        <w:r w:rsidDel="00AC4AED">
          <w:rPr>
            <w:sz w:val="24"/>
          </w:rPr>
          <w:delText>и</w:delText>
        </w:r>
        <w:r w:rsidDel="00AC4AED">
          <w:rPr>
            <w:spacing w:val="1"/>
            <w:sz w:val="24"/>
          </w:rPr>
          <w:delText xml:space="preserve"> </w:delText>
        </w:r>
        <w:r w:rsidDel="00AC4AED">
          <w:rPr>
            <w:sz w:val="24"/>
          </w:rPr>
          <w:delText>заявок</w:delText>
        </w:r>
        <w:r w:rsidDel="00AC4AED">
          <w:rPr>
            <w:spacing w:val="1"/>
            <w:sz w:val="24"/>
          </w:rPr>
          <w:delText xml:space="preserve"> </w:delText>
        </w:r>
        <w:r w:rsidDel="00AC4AED">
          <w:rPr>
            <w:sz w:val="24"/>
          </w:rPr>
          <w:delText>от</w:delText>
        </w:r>
        <w:r w:rsidDel="00AC4AED">
          <w:rPr>
            <w:spacing w:val="1"/>
            <w:sz w:val="24"/>
          </w:rPr>
          <w:delText xml:space="preserve"> </w:delText>
        </w:r>
        <w:r w:rsidDel="00AC4AED">
          <w:rPr>
            <w:sz w:val="24"/>
          </w:rPr>
          <w:delText>Пользователя.</w:delText>
        </w:r>
      </w:del>
    </w:p>
    <w:p w14:paraId="090ECB9C" w14:textId="7117898D" w:rsidR="00DD675D" w:rsidRPr="00703935" w:rsidRDefault="00291A49" w:rsidP="00752512">
      <w:pPr>
        <w:pStyle w:val="a4"/>
        <w:numPr>
          <w:ilvl w:val="2"/>
          <w:numId w:val="2"/>
        </w:numPr>
        <w:ind w:left="0" w:firstLine="709"/>
        <w:rPr>
          <w:sz w:val="24"/>
          <w:szCs w:val="24"/>
        </w:rPr>
      </w:pPr>
      <w:r w:rsidRPr="00703935">
        <w:rPr>
          <w:sz w:val="24"/>
          <w:szCs w:val="24"/>
        </w:rPr>
        <w:t xml:space="preserve">Определения  </w:t>
      </w:r>
      <w:r w:rsidRPr="00703935">
        <w:rPr>
          <w:spacing w:val="30"/>
          <w:sz w:val="24"/>
          <w:szCs w:val="24"/>
        </w:rPr>
        <w:t xml:space="preserve"> </w:t>
      </w:r>
      <w:r w:rsidRPr="00703935">
        <w:rPr>
          <w:sz w:val="24"/>
          <w:szCs w:val="24"/>
        </w:rPr>
        <w:t xml:space="preserve">места   </w:t>
      </w:r>
      <w:r w:rsidRPr="00703935">
        <w:rPr>
          <w:spacing w:val="29"/>
          <w:sz w:val="24"/>
          <w:szCs w:val="24"/>
        </w:rPr>
        <w:t xml:space="preserve"> </w:t>
      </w:r>
      <w:r w:rsidRPr="00703935">
        <w:rPr>
          <w:sz w:val="24"/>
          <w:szCs w:val="24"/>
        </w:rPr>
        <w:t xml:space="preserve">нахождения   </w:t>
      </w:r>
      <w:r w:rsidRPr="00703935">
        <w:rPr>
          <w:spacing w:val="30"/>
          <w:sz w:val="24"/>
          <w:szCs w:val="24"/>
        </w:rPr>
        <w:t xml:space="preserve"> </w:t>
      </w:r>
      <w:r w:rsidRPr="00703935">
        <w:rPr>
          <w:sz w:val="24"/>
          <w:szCs w:val="24"/>
        </w:rPr>
        <w:t xml:space="preserve">Пользователя   </w:t>
      </w:r>
      <w:r w:rsidRPr="00703935">
        <w:rPr>
          <w:spacing w:val="30"/>
          <w:sz w:val="24"/>
          <w:szCs w:val="24"/>
        </w:rPr>
        <w:t xml:space="preserve"> </w:t>
      </w:r>
      <w:r w:rsidRPr="00703935">
        <w:rPr>
          <w:sz w:val="24"/>
          <w:szCs w:val="24"/>
        </w:rPr>
        <w:t xml:space="preserve">для   </w:t>
      </w:r>
      <w:r w:rsidRPr="00703935">
        <w:rPr>
          <w:spacing w:val="30"/>
          <w:sz w:val="24"/>
          <w:szCs w:val="24"/>
        </w:rPr>
        <w:t xml:space="preserve"> </w:t>
      </w:r>
      <w:r w:rsidRPr="00703935">
        <w:rPr>
          <w:sz w:val="24"/>
          <w:szCs w:val="24"/>
        </w:rPr>
        <w:t xml:space="preserve">обеспечения   </w:t>
      </w:r>
      <w:r w:rsidRPr="00703935">
        <w:rPr>
          <w:spacing w:val="30"/>
          <w:sz w:val="24"/>
          <w:szCs w:val="24"/>
        </w:rPr>
        <w:t xml:space="preserve"> </w:t>
      </w:r>
      <w:r w:rsidRPr="00703935">
        <w:rPr>
          <w:sz w:val="24"/>
          <w:szCs w:val="24"/>
        </w:rPr>
        <w:t>безопасности,</w:t>
      </w:r>
      <w:r w:rsidR="00703935" w:rsidRPr="00703935">
        <w:rPr>
          <w:sz w:val="24"/>
          <w:szCs w:val="24"/>
        </w:rPr>
        <w:t xml:space="preserve"> </w:t>
      </w:r>
      <w:r w:rsidRPr="00703935">
        <w:rPr>
          <w:sz w:val="24"/>
          <w:szCs w:val="24"/>
        </w:rPr>
        <w:t>предотвращения</w:t>
      </w:r>
      <w:r w:rsidRPr="00703935">
        <w:rPr>
          <w:spacing w:val="-6"/>
          <w:sz w:val="24"/>
          <w:szCs w:val="24"/>
        </w:rPr>
        <w:t xml:space="preserve"> </w:t>
      </w:r>
      <w:r w:rsidRPr="00703935">
        <w:rPr>
          <w:sz w:val="24"/>
          <w:szCs w:val="24"/>
        </w:rPr>
        <w:t>мошенничества.</w:t>
      </w:r>
    </w:p>
    <w:p w14:paraId="17A5CD15" w14:textId="66CAE500" w:rsidR="00DD675D" w:rsidDel="00AC4AED" w:rsidRDefault="00291A49" w:rsidP="00752512">
      <w:pPr>
        <w:pStyle w:val="a4"/>
        <w:numPr>
          <w:ilvl w:val="2"/>
          <w:numId w:val="2"/>
        </w:numPr>
        <w:spacing w:before="1"/>
        <w:ind w:left="0" w:right="102" w:firstLine="709"/>
        <w:rPr>
          <w:del w:id="8" w:author="Шитова Александра Андреевна" w:date="2026-04-16T08:57:00Z"/>
          <w:sz w:val="24"/>
        </w:rPr>
      </w:pPr>
      <w:del w:id="9" w:author="Шитова Александра Андреевна" w:date="2026-04-16T08:57:00Z">
        <w:r w:rsidDel="00AC4AED">
          <w:rPr>
            <w:sz w:val="24"/>
          </w:rPr>
          <w:delText>Подтверждения</w:delText>
        </w:r>
        <w:r w:rsidDel="00AC4AED">
          <w:rPr>
            <w:spacing w:val="8"/>
            <w:sz w:val="24"/>
          </w:rPr>
          <w:delText xml:space="preserve"> </w:delText>
        </w:r>
        <w:r w:rsidDel="00AC4AED">
          <w:rPr>
            <w:sz w:val="24"/>
          </w:rPr>
          <w:delText>достоверности</w:delText>
        </w:r>
        <w:r w:rsidDel="00AC4AED">
          <w:rPr>
            <w:spacing w:val="10"/>
            <w:sz w:val="24"/>
          </w:rPr>
          <w:delText xml:space="preserve"> </w:delText>
        </w:r>
        <w:r w:rsidDel="00AC4AED">
          <w:rPr>
            <w:sz w:val="24"/>
          </w:rPr>
          <w:delText>и</w:delText>
        </w:r>
        <w:r w:rsidDel="00AC4AED">
          <w:rPr>
            <w:spacing w:val="9"/>
            <w:sz w:val="24"/>
          </w:rPr>
          <w:delText xml:space="preserve"> </w:delText>
        </w:r>
        <w:r w:rsidDel="00AC4AED">
          <w:rPr>
            <w:sz w:val="24"/>
          </w:rPr>
          <w:delText>полноты</w:delText>
        </w:r>
        <w:r w:rsidDel="00AC4AED">
          <w:rPr>
            <w:spacing w:val="13"/>
            <w:sz w:val="24"/>
          </w:rPr>
          <w:delText xml:space="preserve"> </w:delText>
        </w:r>
        <w:r w:rsidDel="00AC4AED">
          <w:rPr>
            <w:sz w:val="24"/>
          </w:rPr>
          <w:delText>персональных</w:delText>
        </w:r>
        <w:r w:rsidDel="00AC4AED">
          <w:rPr>
            <w:spacing w:val="5"/>
            <w:sz w:val="24"/>
          </w:rPr>
          <w:delText xml:space="preserve"> </w:delText>
        </w:r>
        <w:r w:rsidDel="00AC4AED">
          <w:rPr>
            <w:sz w:val="24"/>
          </w:rPr>
          <w:delText>данных,</w:delText>
        </w:r>
        <w:r w:rsidDel="00AC4AED">
          <w:rPr>
            <w:spacing w:val="8"/>
            <w:sz w:val="24"/>
          </w:rPr>
          <w:delText xml:space="preserve"> </w:delText>
        </w:r>
        <w:r w:rsidR="00752512" w:rsidDel="00AC4AED">
          <w:rPr>
            <w:sz w:val="24"/>
          </w:rPr>
          <w:delText>предоставленных Пользователем</w:delText>
        </w:r>
        <w:r w:rsidDel="00AC4AED">
          <w:rPr>
            <w:sz w:val="24"/>
          </w:rPr>
          <w:delText>.</w:delText>
        </w:r>
      </w:del>
    </w:p>
    <w:p w14:paraId="4EB954F4" w14:textId="536A09DA" w:rsidR="00DD675D" w:rsidRDefault="00291A49" w:rsidP="00752512">
      <w:pPr>
        <w:pStyle w:val="a4"/>
        <w:numPr>
          <w:ilvl w:val="2"/>
          <w:numId w:val="2"/>
        </w:numPr>
        <w:tabs>
          <w:tab w:val="left" w:pos="1306"/>
        </w:tabs>
        <w:ind w:left="0" w:right="111" w:firstLine="709"/>
        <w:rPr>
          <w:sz w:val="24"/>
        </w:rPr>
      </w:pPr>
      <w:r>
        <w:rPr>
          <w:sz w:val="24"/>
        </w:rPr>
        <w:t>Предоставления</w:t>
      </w:r>
      <w:r>
        <w:rPr>
          <w:spacing w:val="55"/>
          <w:sz w:val="24"/>
        </w:rPr>
        <w:t xml:space="preserve"> </w:t>
      </w:r>
      <w:r>
        <w:rPr>
          <w:sz w:val="24"/>
        </w:rPr>
        <w:t>Пользователю</w:t>
      </w:r>
      <w:r>
        <w:rPr>
          <w:spacing w:val="56"/>
          <w:sz w:val="24"/>
        </w:rPr>
        <w:t xml:space="preserve"> </w:t>
      </w:r>
      <w:r>
        <w:rPr>
          <w:sz w:val="24"/>
        </w:rPr>
        <w:t>эффективной</w:t>
      </w:r>
      <w:r>
        <w:rPr>
          <w:spacing w:val="54"/>
          <w:sz w:val="24"/>
        </w:rPr>
        <w:t xml:space="preserve"> </w:t>
      </w:r>
      <w:r>
        <w:rPr>
          <w:sz w:val="24"/>
        </w:rPr>
        <w:t>клиентской</w:t>
      </w:r>
      <w:r>
        <w:rPr>
          <w:spacing w:val="56"/>
          <w:sz w:val="24"/>
        </w:rPr>
        <w:t xml:space="preserve"> </w:t>
      </w:r>
      <w:r>
        <w:rPr>
          <w:sz w:val="24"/>
        </w:rPr>
        <w:t>и</w:t>
      </w:r>
      <w:r>
        <w:rPr>
          <w:spacing w:val="56"/>
          <w:sz w:val="24"/>
        </w:rPr>
        <w:t xml:space="preserve"> </w:t>
      </w:r>
      <w:r>
        <w:rPr>
          <w:sz w:val="24"/>
        </w:rPr>
        <w:t>технической</w:t>
      </w:r>
      <w:r>
        <w:rPr>
          <w:spacing w:val="56"/>
          <w:sz w:val="24"/>
        </w:rPr>
        <w:t xml:space="preserve"> </w:t>
      </w:r>
      <w:r>
        <w:rPr>
          <w:sz w:val="24"/>
        </w:rPr>
        <w:t>поддержки</w:t>
      </w:r>
      <w:r w:rsidR="00360402">
        <w:rPr>
          <w:sz w:val="24"/>
        </w:rPr>
        <w:t xml:space="preserve"> при </w:t>
      </w:r>
      <w:r>
        <w:rPr>
          <w:spacing w:val="-57"/>
          <w:sz w:val="24"/>
        </w:rPr>
        <w:t xml:space="preserve"> </w:t>
      </w:r>
      <w:r w:rsidR="00360402">
        <w:rPr>
          <w:spacing w:val="-57"/>
          <w:sz w:val="24"/>
        </w:rPr>
        <w:t xml:space="preserve"> </w:t>
      </w:r>
      <w:r>
        <w:rPr>
          <w:sz w:val="24"/>
        </w:rPr>
        <w:t>возникновении</w:t>
      </w:r>
      <w:r>
        <w:rPr>
          <w:spacing w:val="-1"/>
          <w:sz w:val="24"/>
        </w:rPr>
        <w:t xml:space="preserve"> </w:t>
      </w:r>
      <w:r>
        <w:rPr>
          <w:sz w:val="24"/>
        </w:rPr>
        <w:t>проблем, связанных с</w:t>
      </w:r>
      <w:r>
        <w:rPr>
          <w:spacing w:val="-3"/>
          <w:sz w:val="24"/>
        </w:rPr>
        <w:t xml:space="preserve"> </w:t>
      </w:r>
      <w:r>
        <w:rPr>
          <w:sz w:val="24"/>
        </w:rPr>
        <w:t>использованием</w:t>
      </w:r>
      <w:r>
        <w:rPr>
          <w:spacing w:val="-1"/>
          <w:sz w:val="24"/>
        </w:rPr>
        <w:t xml:space="preserve"> </w:t>
      </w:r>
      <w:r>
        <w:rPr>
          <w:sz w:val="24"/>
        </w:rPr>
        <w:t>Сайта.</w:t>
      </w:r>
    </w:p>
    <w:p w14:paraId="36FCE291" w14:textId="77777777" w:rsidR="00DD675D" w:rsidRDefault="00291A49" w:rsidP="00752512">
      <w:pPr>
        <w:pStyle w:val="a4"/>
        <w:numPr>
          <w:ilvl w:val="2"/>
          <w:numId w:val="2"/>
        </w:numPr>
        <w:tabs>
          <w:tab w:val="left" w:pos="1247"/>
        </w:tabs>
        <w:ind w:left="0" w:firstLine="709"/>
        <w:rPr>
          <w:sz w:val="24"/>
        </w:rPr>
      </w:pPr>
      <w:r>
        <w:rPr>
          <w:sz w:val="24"/>
        </w:rPr>
        <w:t>Осуществления</w:t>
      </w:r>
      <w:r>
        <w:rPr>
          <w:spacing w:val="-3"/>
          <w:sz w:val="24"/>
        </w:rPr>
        <w:t xml:space="preserve"> </w:t>
      </w:r>
      <w:r>
        <w:rPr>
          <w:sz w:val="24"/>
        </w:rPr>
        <w:t>рекламной</w:t>
      </w:r>
      <w:r>
        <w:rPr>
          <w:spacing w:val="-2"/>
          <w:sz w:val="24"/>
        </w:rPr>
        <w:t xml:space="preserve"> </w:t>
      </w:r>
      <w:r>
        <w:rPr>
          <w:sz w:val="24"/>
        </w:rPr>
        <w:t>деятельности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согласия</w:t>
      </w:r>
      <w:r>
        <w:rPr>
          <w:spacing w:val="-3"/>
          <w:sz w:val="24"/>
        </w:rPr>
        <w:t xml:space="preserve"> </w:t>
      </w:r>
      <w:r>
        <w:rPr>
          <w:sz w:val="24"/>
        </w:rPr>
        <w:t>Пользователя.</w:t>
      </w:r>
    </w:p>
    <w:p w14:paraId="1E8CAAEC" w14:textId="77777777" w:rsidR="00DD675D" w:rsidRDefault="00DD675D" w:rsidP="00752512">
      <w:pPr>
        <w:pStyle w:val="a3"/>
        <w:ind w:left="0" w:firstLine="0"/>
      </w:pPr>
    </w:p>
    <w:p w14:paraId="1585D5D6" w14:textId="77777777" w:rsidR="00DD675D" w:rsidRDefault="00291A49" w:rsidP="00404CC2">
      <w:pPr>
        <w:pStyle w:val="1"/>
        <w:numPr>
          <w:ilvl w:val="0"/>
          <w:numId w:val="2"/>
        </w:numPr>
        <w:ind w:left="0" w:right="3" w:firstLine="0"/>
        <w:jc w:val="center"/>
      </w:pPr>
      <w:r>
        <w:t>УСЛОВИЯ ОБРАБОТКИ ПЕРСОНАЛЬНОЙ ИНФОРМАЦИИ И ДАННЫХ</w:t>
      </w:r>
      <w:r>
        <w:rPr>
          <w:spacing w:val="-57"/>
        </w:rPr>
        <w:t xml:space="preserve"> </w:t>
      </w:r>
      <w:r>
        <w:t>ПОЛЬЗОВАТЕЛЕЙ</w:t>
      </w:r>
      <w:r>
        <w:rPr>
          <w:spacing w:val="1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ИХ</w:t>
      </w:r>
      <w:r>
        <w:rPr>
          <w:spacing w:val="-1"/>
        </w:rPr>
        <w:t xml:space="preserve"> </w:t>
      </w:r>
      <w:r>
        <w:t>ПЕРЕДАЧИ</w:t>
      </w:r>
      <w:r>
        <w:rPr>
          <w:spacing w:val="-1"/>
        </w:rPr>
        <w:t xml:space="preserve"> </w:t>
      </w:r>
      <w:r>
        <w:t>ТРЕТЬИМ</w:t>
      </w:r>
      <w:r>
        <w:rPr>
          <w:spacing w:val="-2"/>
        </w:rPr>
        <w:t xml:space="preserve"> </w:t>
      </w:r>
      <w:r>
        <w:t>ЛИЦАМ</w:t>
      </w:r>
    </w:p>
    <w:p w14:paraId="4A692BC3" w14:textId="77777777" w:rsidR="00DD675D" w:rsidRDefault="00DD675D">
      <w:pPr>
        <w:pStyle w:val="a3"/>
        <w:ind w:left="0" w:firstLine="0"/>
        <w:jc w:val="left"/>
        <w:rPr>
          <w:b/>
        </w:rPr>
      </w:pPr>
    </w:p>
    <w:p w14:paraId="3FC0BA72" w14:textId="32A3B6E8" w:rsidR="00DD675D" w:rsidRDefault="00360402" w:rsidP="00404CC2">
      <w:pPr>
        <w:pStyle w:val="a4"/>
        <w:numPr>
          <w:ilvl w:val="1"/>
          <w:numId w:val="2"/>
        </w:numPr>
        <w:ind w:left="0" w:right="101" w:firstLine="709"/>
        <w:rPr>
          <w:sz w:val="24"/>
        </w:rPr>
      </w:pPr>
      <w:r>
        <w:rPr>
          <w:sz w:val="24"/>
        </w:rPr>
        <w:t>Оператор</w:t>
      </w:r>
      <w:r>
        <w:rPr>
          <w:spacing w:val="1"/>
          <w:sz w:val="24"/>
        </w:rPr>
        <w:t xml:space="preserve"> </w:t>
      </w:r>
      <w:r>
        <w:rPr>
          <w:sz w:val="24"/>
        </w:rPr>
        <w:t>хранит</w:t>
      </w:r>
      <w:r>
        <w:rPr>
          <w:spacing w:val="1"/>
          <w:sz w:val="24"/>
        </w:rPr>
        <w:t xml:space="preserve"> </w:t>
      </w:r>
      <w:r>
        <w:rPr>
          <w:sz w:val="24"/>
        </w:rPr>
        <w:t>персональную</w:t>
      </w:r>
      <w:r>
        <w:rPr>
          <w:spacing w:val="1"/>
          <w:sz w:val="24"/>
        </w:rPr>
        <w:t xml:space="preserve"> </w:t>
      </w:r>
      <w:r>
        <w:rPr>
          <w:sz w:val="24"/>
        </w:rPr>
        <w:t>информацию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данные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Пользователей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lastRenderedPageBreak/>
        <w:t>соответствии</w:t>
      </w:r>
      <w:r>
        <w:rPr>
          <w:spacing w:val="1"/>
          <w:sz w:val="24"/>
        </w:rPr>
        <w:t xml:space="preserve"> </w:t>
      </w:r>
      <w:r>
        <w:rPr>
          <w:sz w:val="24"/>
        </w:rPr>
        <w:t>с</w:t>
      </w:r>
      <w:r>
        <w:rPr>
          <w:spacing w:val="1"/>
          <w:sz w:val="24"/>
        </w:rPr>
        <w:t xml:space="preserve"> </w:t>
      </w:r>
      <w:r>
        <w:rPr>
          <w:sz w:val="24"/>
        </w:rPr>
        <w:t>внутренними</w:t>
      </w:r>
      <w:r>
        <w:rPr>
          <w:spacing w:val="-1"/>
          <w:sz w:val="24"/>
        </w:rPr>
        <w:t xml:space="preserve"> </w:t>
      </w:r>
      <w:r>
        <w:rPr>
          <w:sz w:val="24"/>
        </w:rPr>
        <w:t>регламентами</w:t>
      </w:r>
      <w:r>
        <w:rPr>
          <w:spacing w:val="3"/>
          <w:sz w:val="24"/>
        </w:rPr>
        <w:t xml:space="preserve"> </w:t>
      </w:r>
      <w:r>
        <w:rPr>
          <w:sz w:val="24"/>
        </w:rPr>
        <w:t>и локальными</w:t>
      </w:r>
      <w:r>
        <w:rPr>
          <w:spacing w:val="-1"/>
          <w:sz w:val="24"/>
        </w:rPr>
        <w:t xml:space="preserve"> </w:t>
      </w:r>
      <w:r>
        <w:rPr>
          <w:sz w:val="24"/>
        </w:rPr>
        <w:t>нормативными актами.</w:t>
      </w:r>
    </w:p>
    <w:p w14:paraId="5FBD82C0" w14:textId="5C9166E2" w:rsidR="00DD675D" w:rsidRDefault="00291A49" w:rsidP="00404CC2">
      <w:pPr>
        <w:pStyle w:val="a4"/>
        <w:numPr>
          <w:ilvl w:val="1"/>
          <w:numId w:val="2"/>
        </w:numPr>
        <w:tabs>
          <w:tab w:val="left" w:pos="1219"/>
        </w:tabs>
        <w:ind w:left="0" w:right="101" w:firstLine="709"/>
        <w:rPr>
          <w:sz w:val="24"/>
        </w:rPr>
      </w:pP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отношении</w:t>
      </w:r>
      <w:r>
        <w:rPr>
          <w:spacing w:val="1"/>
          <w:sz w:val="24"/>
        </w:rPr>
        <w:t xml:space="preserve"> </w:t>
      </w:r>
      <w:r>
        <w:rPr>
          <w:sz w:val="24"/>
        </w:rPr>
        <w:t>персональной</w:t>
      </w:r>
      <w:r>
        <w:rPr>
          <w:spacing w:val="1"/>
          <w:sz w:val="24"/>
        </w:rPr>
        <w:t xml:space="preserve"> </w:t>
      </w:r>
      <w:r>
        <w:rPr>
          <w:sz w:val="24"/>
        </w:rPr>
        <w:t>информации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Пользователя</w:t>
      </w:r>
      <w:r>
        <w:rPr>
          <w:spacing w:val="1"/>
          <w:sz w:val="24"/>
        </w:rPr>
        <w:t xml:space="preserve"> </w:t>
      </w:r>
      <w:r>
        <w:rPr>
          <w:sz w:val="24"/>
        </w:rPr>
        <w:t>сохраняется</w:t>
      </w:r>
      <w:r>
        <w:rPr>
          <w:spacing w:val="1"/>
          <w:sz w:val="24"/>
        </w:rPr>
        <w:t xml:space="preserve"> </w:t>
      </w:r>
      <w:r>
        <w:rPr>
          <w:sz w:val="24"/>
        </w:rPr>
        <w:t>их</w:t>
      </w:r>
      <w:r>
        <w:rPr>
          <w:spacing w:val="1"/>
          <w:sz w:val="24"/>
        </w:rPr>
        <w:t xml:space="preserve"> </w:t>
      </w:r>
      <w:r>
        <w:rPr>
          <w:sz w:val="24"/>
        </w:rPr>
        <w:t>конфиденциальность,</w:t>
      </w:r>
      <w:r>
        <w:rPr>
          <w:spacing w:val="1"/>
          <w:sz w:val="24"/>
        </w:rPr>
        <w:t xml:space="preserve"> </w:t>
      </w:r>
      <w:r>
        <w:rPr>
          <w:sz w:val="24"/>
        </w:rPr>
        <w:t>кроме</w:t>
      </w:r>
      <w:r>
        <w:rPr>
          <w:spacing w:val="1"/>
          <w:sz w:val="24"/>
        </w:rPr>
        <w:t xml:space="preserve"> </w:t>
      </w:r>
      <w:r>
        <w:rPr>
          <w:sz w:val="24"/>
        </w:rPr>
        <w:t>случаев</w:t>
      </w:r>
      <w:r>
        <w:rPr>
          <w:spacing w:val="1"/>
          <w:sz w:val="24"/>
        </w:rPr>
        <w:t xml:space="preserve"> </w:t>
      </w:r>
      <w:r>
        <w:rPr>
          <w:sz w:val="24"/>
        </w:rPr>
        <w:t>добровольного</w:t>
      </w:r>
      <w:r>
        <w:rPr>
          <w:spacing w:val="1"/>
          <w:sz w:val="24"/>
        </w:rPr>
        <w:t xml:space="preserve"> </w:t>
      </w:r>
      <w:r>
        <w:rPr>
          <w:sz w:val="24"/>
        </w:rPr>
        <w:t>предоставления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Пользователем</w:t>
      </w:r>
      <w:r>
        <w:rPr>
          <w:spacing w:val="1"/>
          <w:sz w:val="24"/>
        </w:rPr>
        <w:t xml:space="preserve"> </w:t>
      </w:r>
      <w:r>
        <w:rPr>
          <w:sz w:val="24"/>
        </w:rPr>
        <w:t>информации</w:t>
      </w:r>
      <w:r w:rsidR="00360402">
        <w:rPr>
          <w:sz w:val="24"/>
        </w:rPr>
        <w:t xml:space="preserve"> о </w:t>
      </w:r>
      <w:r>
        <w:rPr>
          <w:spacing w:val="-57"/>
          <w:sz w:val="24"/>
        </w:rPr>
        <w:t xml:space="preserve"> </w:t>
      </w:r>
      <w:r>
        <w:rPr>
          <w:sz w:val="24"/>
        </w:rPr>
        <w:t>себе</w:t>
      </w:r>
      <w:r>
        <w:rPr>
          <w:spacing w:val="1"/>
          <w:sz w:val="24"/>
        </w:rPr>
        <w:t xml:space="preserve"> </w:t>
      </w:r>
      <w:r>
        <w:rPr>
          <w:sz w:val="24"/>
        </w:rPr>
        <w:t>для</w:t>
      </w:r>
      <w:r>
        <w:rPr>
          <w:spacing w:val="1"/>
          <w:sz w:val="24"/>
        </w:rPr>
        <w:t xml:space="preserve"> </w:t>
      </w:r>
      <w:r>
        <w:rPr>
          <w:sz w:val="24"/>
        </w:rPr>
        <w:t>общего</w:t>
      </w:r>
      <w:r>
        <w:rPr>
          <w:spacing w:val="1"/>
          <w:sz w:val="24"/>
        </w:rPr>
        <w:t xml:space="preserve"> </w:t>
      </w:r>
      <w:r>
        <w:rPr>
          <w:sz w:val="24"/>
        </w:rPr>
        <w:t>доступа</w:t>
      </w:r>
      <w:r>
        <w:rPr>
          <w:spacing w:val="1"/>
          <w:sz w:val="24"/>
        </w:rPr>
        <w:t xml:space="preserve"> </w:t>
      </w:r>
      <w:r>
        <w:rPr>
          <w:sz w:val="24"/>
        </w:rPr>
        <w:t>неограниченному</w:t>
      </w:r>
      <w:r>
        <w:rPr>
          <w:spacing w:val="1"/>
          <w:sz w:val="24"/>
        </w:rPr>
        <w:t xml:space="preserve"> </w:t>
      </w:r>
      <w:r>
        <w:rPr>
          <w:sz w:val="24"/>
        </w:rPr>
        <w:t>кругу</w:t>
      </w:r>
      <w:r>
        <w:rPr>
          <w:spacing w:val="1"/>
          <w:sz w:val="24"/>
        </w:rPr>
        <w:t xml:space="preserve"> </w:t>
      </w:r>
      <w:r>
        <w:rPr>
          <w:sz w:val="24"/>
        </w:rPr>
        <w:t>лиц.</w:t>
      </w:r>
      <w:r>
        <w:rPr>
          <w:spacing w:val="1"/>
          <w:sz w:val="24"/>
        </w:rPr>
        <w:t xml:space="preserve"> </w:t>
      </w:r>
      <w:r>
        <w:rPr>
          <w:sz w:val="24"/>
        </w:rPr>
        <w:t>При</w:t>
      </w:r>
      <w:r>
        <w:rPr>
          <w:spacing w:val="1"/>
          <w:sz w:val="24"/>
        </w:rPr>
        <w:t xml:space="preserve"> </w:t>
      </w:r>
      <w:r>
        <w:rPr>
          <w:sz w:val="24"/>
        </w:rPr>
        <w:t>использовании</w:t>
      </w:r>
      <w:r>
        <w:rPr>
          <w:spacing w:val="1"/>
          <w:sz w:val="24"/>
        </w:rPr>
        <w:t xml:space="preserve"> </w:t>
      </w:r>
      <w:r>
        <w:rPr>
          <w:sz w:val="24"/>
        </w:rPr>
        <w:t>отдельных</w:t>
      </w:r>
      <w:r>
        <w:rPr>
          <w:spacing w:val="1"/>
          <w:sz w:val="24"/>
        </w:rPr>
        <w:t xml:space="preserve"> </w:t>
      </w:r>
      <w:r>
        <w:rPr>
          <w:sz w:val="24"/>
        </w:rPr>
        <w:t>сервисов</w:t>
      </w:r>
      <w:r w:rsidR="00360402">
        <w:rPr>
          <w:sz w:val="24"/>
        </w:rPr>
        <w:t xml:space="preserve"> Сайта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Пользователь соглашается с тем, что определенная часть его персональной информации и данных</w:t>
      </w:r>
      <w:r>
        <w:rPr>
          <w:spacing w:val="1"/>
          <w:sz w:val="24"/>
        </w:rPr>
        <w:t xml:space="preserve"> </w:t>
      </w:r>
      <w:r>
        <w:rPr>
          <w:sz w:val="24"/>
        </w:rPr>
        <w:t>становится</w:t>
      </w:r>
      <w:r>
        <w:rPr>
          <w:spacing w:val="-1"/>
          <w:sz w:val="24"/>
        </w:rPr>
        <w:t xml:space="preserve"> </w:t>
      </w:r>
      <w:r>
        <w:rPr>
          <w:sz w:val="24"/>
        </w:rPr>
        <w:t>общедоступной.</w:t>
      </w:r>
    </w:p>
    <w:p w14:paraId="044DE9B4" w14:textId="77777777" w:rsidR="00DD675D" w:rsidRDefault="00291A49" w:rsidP="00404CC2">
      <w:pPr>
        <w:pStyle w:val="a4"/>
        <w:numPr>
          <w:ilvl w:val="1"/>
          <w:numId w:val="2"/>
        </w:numPr>
        <w:tabs>
          <w:tab w:val="left" w:pos="1095"/>
        </w:tabs>
        <w:spacing w:before="1"/>
        <w:ind w:left="0" w:right="104" w:firstLine="709"/>
        <w:rPr>
          <w:sz w:val="24"/>
        </w:rPr>
      </w:pPr>
      <w:r>
        <w:rPr>
          <w:sz w:val="24"/>
        </w:rPr>
        <w:t>Сайт вправе передать персональ</w:t>
      </w:r>
      <w:r>
        <w:rPr>
          <w:sz w:val="24"/>
        </w:rPr>
        <w:t>ную информацию и данные Пользователя третьим лицам в</w:t>
      </w:r>
      <w:r>
        <w:rPr>
          <w:spacing w:val="1"/>
          <w:sz w:val="24"/>
        </w:rPr>
        <w:t xml:space="preserve"> </w:t>
      </w:r>
      <w:r>
        <w:rPr>
          <w:sz w:val="24"/>
        </w:rPr>
        <w:t>следующих</w:t>
      </w:r>
      <w:r>
        <w:rPr>
          <w:spacing w:val="-1"/>
          <w:sz w:val="24"/>
        </w:rPr>
        <w:t xml:space="preserve"> </w:t>
      </w:r>
      <w:r>
        <w:rPr>
          <w:sz w:val="24"/>
        </w:rPr>
        <w:t>случаях:</w:t>
      </w:r>
    </w:p>
    <w:p w14:paraId="3C0B4BB9" w14:textId="77777777" w:rsidR="00DD675D" w:rsidRDefault="00291A49" w:rsidP="00404CC2">
      <w:pPr>
        <w:pStyle w:val="a4"/>
        <w:numPr>
          <w:ilvl w:val="2"/>
          <w:numId w:val="2"/>
        </w:numPr>
        <w:tabs>
          <w:tab w:val="left" w:pos="1246"/>
        </w:tabs>
        <w:ind w:left="0" w:firstLine="709"/>
        <w:rPr>
          <w:sz w:val="24"/>
        </w:rPr>
      </w:pPr>
      <w:r>
        <w:rPr>
          <w:sz w:val="24"/>
        </w:rPr>
        <w:t>Пользователь</w:t>
      </w:r>
      <w:r>
        <w:rPr>
          <w:spacing w:val="-2"/>
          <w:sz w:val="24"/>
        </w:rPr>
        <w:t xml:space="preserve"> </w:t>
      </w:r>
      <w:r>
        <w:rPr>
          <w:sz w:val="24"/>
        </w:rPr>
        <w:t>выразил</w:t>
      </w:r>
      <w:r>
        <w:rPr>
          <w:spacing w:val="-3"/>
          <w:sz w:val="24"/>
        </w:rPr>
        <w:t xml:space="preserve"> </w:t>
      </w:r>
      <w:r>
        <w:rPr>
          <w:sz w:val="24"/>
        </w:rPr>
        <w:t>согласие</w:t>
      </w:r>
      <w:r>
        <w:rPr>
          <w:spacing w:val="-3"/>
          <w:sz w:val="24"/>
        </w:rPr>
        <w:t xml:space="preserve"> </w:t>
      </w:r>
      <w:r>
        <w:rPr>
          <w:sz w:val="24"/>
        </w:rPr>
        <w:t>на такие</w:t>
      </w:r>
      <w:r>
        <w:rPr>
          <w:spacing w:val="-3"/>
          <w:sz w:val="24"/>
        </w:rPr>
        <w:t xml:space="preserve"> </w:t>
      </w:r>
      <w:r>
        <w:rPr>
          <w:sz w:val="24"/>
        </w:rPr>
        <w:t>действия.</w:t>
      </w:r>
    </w:p>
    <w:p w14:paraId="1864CDEE" w14:textId="340878D7" w:rsidR="00DD675D" w:rsidRDefault="00291A49" w:rsidP="00404CC2">
      <w:pPr>
        <w:pStyle w:val="a4"/>
        <w:numPr>
          <w:ilvl w:val="2"/>
          <w:numId w:val="2"/>
        </w:numPr>
        <w:tabs>
          <w:tab w:val="left" w:pos="1275"/>
        </w:tabs>
        <w:ind w:left="0" w:right="107" w:firstLine="709"/>
        <w:rPr>
          <w:sz w:val="24"/>
        </w:rPr>
      </w:pPr>
      <w:r>
        <w:rPr>
          <w:sz w:val="24"/>
        </w:rPr>
        <w:t>Передача необходима для использования Пользователем определенного сервиса</w:t>
      </w:r>
      <w:r w:rsidR="00360402">
        <w:rPr>
          <w:sz w:val="24"/>
        </w:rPr>
        <w:t xml:space="preserve"> Сайта</w:t>
      </w:r>
      <w:r>
        <w:rPr>
          <w:sz w:val="24"/>
        </w:rPr>
        <w:t xml:space="preserve"> либо для</w:t>
      </w:r>
      <w:r>
        <w:rPr>
          <w:spacing w:val="1"/>
          <w:sz w:val="24"/>
        </w:rPr>
        <w:t xml:space="preserve"> </w:t>
      </w:r>
      <w:r>
        <w:rPr>
          <w:sz w:val="24"/>
        </w:rPr>
        <w:t>исполнения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определенного соглашения или </w:t>
      </w:r>
      <w:r>
        <w:rPr>
          <w:sz w:val="24"/>
        </w:rPr>
        <w:t>договора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1"/>
          <w:sz w:val="24"/>
        </w:rPr>
        <w:t xml:space="preserve"> </w:t>
      </w:r>
      <w:r>
        <w:rPr>
          <w:sz w:val="24"/>
        </w:rPr>
        <w:t>Пользователем.</w:t>
      </w:r>
    </w:p>
    <w:p w14:paraId="6E3CCF24" w14:textId="77777777" w:rsidR="00DD675D" w:rsidRDefault="00291A49" w:rsidP="00404CC2">
      <w:pPr>
        <w:pStyle w:val="a3"/>
        <w:ind w:left="0" w:right="105" w:firstLine="709"/>
      </w:pPr>
      <w:r>
        <w:t>3.3.4. Передача предусмотрена российским или иным применимым законодательством в рамках</w:t>
      </w:r>
      <w:r>
        <w:rPr>
          <w:spacing w:val="1"/>
        </w:rPr>
        <w:t xml:space="preserve"> </w:t>
      </w:r>
      <w:r>
        <w:t>установленной</w:t>
      </w:r>
      <w:r>
        <w:rPr>
          <w:spacing w:val="-1"/>
        </w:rPr>
        <w:t xml:space="preserve"> </w:t>
      </w:r>
      <w:r>
        <w:t>законодательством процедуры.</w:t>
      </w:r>
    </w:p>
    <w:p w14:paraId="2DE39450" w14:textId="77777777" w:rsidR="00DD675D" w:rsidRDefault="00291A49" w:rsidP="00404CC2">
      <w:pPr>
        <w:pStyle w:val="a4"/>
        <w:numPr>
          <w:ilvl w:val="1"/>
          <w:numId w:val="2"/>
        </w:numPr>
        <w:ind w:left="0" w:right="100" w:firstLine="709"/>
        <w:rPr>
          <w:sz w:val="24"/>
        </w:rPr>
      </w:pPr>
      <w:r>
        <w:rPr>
          <w:sz w:val="24"/>
        </w:rPr>
        <w:t>Обработка</w:t>
      </w:r>
      <w:r>
        <w:rPr>
          <w:spacing w:val="1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1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Пользователя</w:t>
      </w:r>
      <w:r>
        <w:rPr>
          <w:spacing w:val="1"/>
          <w:sz w:val="24"/>
        </w:rPr>
        <w:t xml:space="preserve"> </w:t>
      </w:r>
      <w:r>
        <w:rPr>
          <w:sz w:val="24"/>
        </w:rPr>
        <w:t>осуществляется</w:t>
      </w:r>
      <w:r>
        <w:rPr>
          <w:spacing w:val="1"/>
          <w:sz w:val="24"/>
        </w:rPr>
        <w:t xml:space="preserve"> </w:t>
      </w:r>
      <w:r>
        <w:rPr>
          <w:sz w:val="24"/>
        </w:rPr>
        <w:t>без</w:t>
      </w:r>
      <w:r>
        <w:rPr>
          <w:spacing w:val="1"/>
          <w:sz w:val="24"/>
        </w:rPr>
        <w:t xml:space="preserve"> </w:t>
      </w:r>
      <w:r>
        <w:rPr>
          <w:sz w:val="24"/>
        </w:rPr>
        <w:t>ограничения</w:t>
      </w:r>
      <w:r>
        <w:rPr>
          <w:spacing w:val="1"/>
          <w:sz w:val="24"/>
        </w:rPr>
        <w:t xml:space="preserve"> </w:t>
      </w:r>
      <w:r>
        <w:rPr>
          <w:sz w:val="24"/>
        </w:rPr>
        <w:t>срока</w:t>
      </w:r>
      <w:r>
        <w:rPr>
          <w:spacing w:val="1"/>
          <w:sz w:val="24"/>
        </w:rPr>
        <w:t xml:space="preserve"> </w:t>
      </w:r>
      <w:r>
        <w:rPr>
          <w:sz w:val="24"/>
        </w:rPr>
        <w:t>любым</w:t>
      </w:r>
      <w:r>
        <w:rPr>
          <w:spacing w:val="1"/>
          <w:sz w:val="24"/>
        </w:rPr>
        <w:t xml:space="preserve"> </w:t>
      </w:r>
      <w:r>
        <w:rPr>
          <w:sz w:val="24"/>
        </w:rPr>
        <w:t>законным</w:t>
      </w:r>
      <w:r>
        <w:rPr>
          <w:spacing w:val="1"/>
          <w:sz w:val="24"/>
        </w:rPr>
        <w:t xml:space="preserve"> </w:t>
      </w:r>
      <w:r>
        <w:rPr>
          <w:sz w:val="24"/>
        </w:rPr>
        <w:t>спос</w:t>
      </w:r>
      <w:r>
        <w:rPr>
          <w:sz w:val="24"/>
        </w:rPr>
        <w:t>обом,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том</w:t>
      </w:r>
      <w:r>
        <w:rPr>
          <w:spacing w:val="1"/>
          <w:sz w:val="24"/>
        </w:rPr>
        <w:t xml:space="preserve"> </w:t>
      </w:r>
      <w:r>
        <w:rPr>
          <w:sz w:val="24"/>
        </w:rPr>
        <w:t>числе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информационных</w:t>
      </w:r>
      <w:r>
        <w:rPr>
          <w:spacing w:val="1"/>
          <w:sz w:val="24"/>
        </w:rPr>
        <w:t xml:space="preserve"> </w:t>
      </w:r>
      <w:r>
        <w:rPr>
          <w:sz w:val="24"/>
        </w:rPr>
        <w:t>системах</w:t>
      </w:r>
      <w:r>
        <w:rPr>
          <w:spacing w:val="1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1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1"/>
          <w:sz w:val="24"/>
        </w:rPr>
        <w:t xml:space="preserve"> </w:t>
      </w:r>
      <w:r>
        <w:rPr>
          <w:sz w:val="24"/>
        </w:rPr>
        <w:t>с</w:t>
      </w:r>
      <w:r>
        <w:rPr>
          <w:spacing w:val="1"/>
          <w:sz w:val="24"/>
        </w:rPr>
        <w:t xml:space="preserve"> </w:t>
      </w:r>
      <w:r>
        <w:rPr>
          <w:sz w:val="24"/>
        </w:rPr>
        <w:t>использованием</w:t>
      </w:r>
      <w:r>
        <w:rPr>
          <w:spacing w:val="1"/>
          <w:sz w:val="24"/>
        </w:rPr>
        <w:t xml:space="preserve"> </w:t>
      </w:r>
      <w:r>
        <w:rPr>
          <w:sz w:val="24"/>
        </w:rPr>
        <w:t>средств</w:t>
      </w:r>
      <w:r>
        <w:rPr>
          <w:spacing w:val="1"/>
          <w:sz w:val="24"/>
        </w:rPr>
        <w:t xml:space="preserve"> </w:t>
      </w:r>
      <w:r>
        <w:rPr>
          <w:sz w:val="24"/>
        </w:rPr>
        <w:t>автоматизации</w:t>
      </w:r>
      <w:r>
        <w:rPr>
          <w:spacing w:val="1"/>
          <w:sz w:val="24"/>
        </w:rPr>
        <w:t xml:space="preserve"> </w:t>
      </w:r>
      <w:r>
        <w:rPr>
          <w:sz w:val="24"/>
        </w:rPr>
        <w:t>или</w:t>
      </w:r>
      <w:r>
        <w:rPr>
          <w:spacing w:val="1"/>
          <w:sz w:val="24"/>
        </w:rPr>
        <w:t xml:space="preserve"> </w:t>
      </w:r>
      <w:r>
        <w:rPr>
          <w:sz w:val="24"/>
        </w:rPr>
        <w:t>без</w:t>
      </w:r>
      <w:r>
        <w:rPr>
          <w:spacing w:val="1"/>
          <w:sz w:val="24"/>
        </w:rPr>
        <w:t xml:space="preserve"> </w:t>
      </w:r>
      <w:r>
        <w:rPr>
          <w:sz w:val="24"/>
        </w:rPr>
        <w:t>использования</w:t>
      </w:r>
      <w:r>
        <w:rPr>
          <w:spacing w:val="1"/>
          <w:sz w:val="24"/>
        </w:rPr>
        <w:t xml:space="preserve"> </w:t>
      </w:r>
      <w:r>
        <w:rPr>
          <w:sz w:val="24"/>
        </w:rPr>
        <w:t>таких</w:t>
      </w:r>
      <w:r>
        <w:rPr>
          <w:spacing w:val="1"/>
          <w:sz w:val="24"/>
        </w:rPr>
        <w:t xml:space="preserve"> </w:t>
      </w:r>
      <w:r>
        <w:rPr>
          <w:sz w:val="24"/>
        </w:rPr>
        <w:t>средств.</w:t>
      </w:r>
      <w:r>
        <w:rPr>
          <w:spacing w:val="61"/>
          <w:sz w:val="24"/>
        </w:rPr>
        <w:t xml:space="preserve"> </w:t>
      </w:r>
      <w:r>
        <w:rPr>
          <w:sz w:val="24"/>
        </w:rPr>
        <w:t>Обработка</w:t>
      </w:r>
      <w:r>
        <w:rPr>
          <w:spacing w:val="-57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1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Пользователей</w:t>
      </w:r>
      <w:r>
        <w:rPr>
          <w:spacing w:val="1"/>
          <w:sz w:val="24"/>
        </w:rPr>
        <w:t xml:space="preserve"> </w:t>
      </w:r>
      <w:r>
        <w:rPr>
          <w:sz w:val="24"/>
        </w:rPr>
        <w:t>осуществляется</w:t>
      </w:r>
      <w:r>
        <w:rPr>
          <w:spacing w:val="1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1"/>
          <w:sz w:val="24"/>
        </w:rPr>
        <w:t xml:space="preserve"> </w:t>
      </w:r>
      <w:r>
        <w:rPr>
          <w:sz w:val="24"/>
        </w:rPr>
        <w:t>с</w:t>
      </w:r>
      <w:r>
        <w:rPr>
          <w:spacing w:val="1"/>
          <w:sz w:val="24"/>
        </w:rPr>
        <w:t xml:space="preserve"> </w:t>
      </w:r>
      <w:r>
        <w:rPr>
          <w:sz w:val="24"/>
        </w:rPr>
        <w:t>Федеральным</w:t>
      </w:r>
      <w:r>
        <w:rPr>
          <w:spacing w:val="1"/>
          <w:sz w:val="24"/>
        </w:rPr>
        <w:t xml:space="preserve"> </w:t>
      </w:r>
      <w:r>
        <w:rPr>
          <w:sz w:val="24"/>
        </w:rPr>
        <w:t>законом</w:t>
      </w:r>
      <w:r>
        <w:rPr>
          <w:spacing w:val="1"/>
          <w:sz w:val="24"/>
        </w:rPr>
        <w:t xml:space="preserve"> </w:t>
      </w:r>
      <w:r>
        <w:rPr>
          <w:sz w:val="24"/>
        </w:rPr>
        <w:t>от</w:t>
      </w:r>
      <w:r>
        <w:rPr>
          <w:spacing w:val="1"/>
          <w:sz w:val="24"/>
        </w:rPr>
        <w:t xml:space="preserve"> </w:t>
      </w:r>
      <w:r>
        <w:rPr>
          <w:sz w:val="24"/>
        </w:rPr>
        <w:t>27.07.2006</w:t>
      </w:r>
      <w:r>
        <w:rPr>
          <w:spacing w:val="-1"/>
          <w:sz w:val="24"/>
        </w:rPr>
        <w:t xml:space="preserve"> </w:t>
      </w:r>
      <w:r>
        <w:rPr>
          <w:sz w:val="24"/>
        </w:rPr>
        <w:t>№</w:t>
      </w:r>
      <w:r>
        <w:rPr>
          <w:spacing w:val="-2"/>
          <w:sz w:val="24"/>
        </w:rPr>
        <w:t xml:space="preserve"> </w:t>
      </w:r>
      <w:r>
        <w:rPr>
          <w:sz w:val="24"/>
        </w:rPr>
        <w:t>152-ФЗ</w:t>
      </w:r>
      <w:r>
        <w:rPr>
          <w:spacing w:val="-1"/>
          <w:sz w:val="24"/>
        </w:rPr>
        <w:t xml:space="preserve"> </w:t>
      </w:r>
      <w:r>
        <w:rPr>
          <w:sz w:val="24"/>
        </w:rPr>
        <w:t>«О</w:t>
      </w:r>
      <w:r>
        <w:rPr>
          <w:spacing w:val="-1"/>
          <w:sz w:val="24"/>
        </w:rPr>
        <w:t xml:space="preserve"> </w:t>
      </w:r>
      <w:r>
        <w:rPr>
          <w:sz w:val="24"/>
        </w:rPr>
        <w:t>персональных данных».</w:t>
      </w:r>
    </w:p>
    <w:p w14:paraId="0EBD7AD6" w14:textId="29EE7F99" w:rsidR="00DD675D" w:rsidRDefault="00360402" w:rsidP="00404CC2">
      <w:pPr>
        <w:pStyle w:val="a4"/>
        <w:numPr>
          <w:ilvl w:val="1"/>
          <w:numId w:val="2"/>
        </w:numPr>
        <w:tabs>
          <w:tab w:val="left" w:pos="1078"/>
        </w:tabs>
        <w:spacing w:before="1"/>
        <w:ind w:left="0" w:right="103" w:firstLine="709"/>
        <w:rPr>
          <w:sz w:val="24"/>
        </w:rPr>
      </w:pPr>
      <w:r>
        <w:rPr>
          <w:sz w:val="24"/>
        </w:rPr>
        <w:t xml:space="preserve"> При утрате или разглашении персональных данных Оператор информирует Пользователя об</w:t>
      </w:r>
      <w:r>
        <w:rPr>
          <w:spacing w:val="1"/>
          <w:sz w:val="24"/>
        </w:rPr>
        <w:t xml:space="preserve"> </w:t>
      </w:r>
      <w:r>
        <w:rPr>
          <w:sz w:val="24"/>
        </w:rPr>
        <w:t>утрате</w:t>
      </w:r>
      <w:r>
        <w:rPr>
          <w:spacing w:val="-1"/>
          <w:sz w:val="24"/>
        </w:rPr>
        <w:t xml:space="preserve"> </w:t>
      </w:r>
      <w:r>
        <w:rPr>
          <w:sz w:val="24"/>
        </w:rPr>
        <w:t>или разглашении персональных данных.</w:t>
      </w:r>
    </w:p>
    <w:p w14:paraId="0A3160C3" w14:textId="77777777" w:rsidR="00331465" w:rsidRDefault="00291A49" w:rsidP="00331465">
      <w:pPr>
        <w:pStyle w:val="a4"/>
        <w:numPr>
          <w:ilvl w:val="1"/>
          <w:numId w:val="2"/>
        </w:numPr>
        <w:ind w:left="0" w:right="104" w:firstLine="709"/>
        <w:rPr>
          <w:sz w:val="24"/>
        </w:rPr>
      </w:pPr>
      <w:r>
        <w:rPr>
          <w:sz w:val="24"/>
        </w:rPr>
        <w:t>Оператор</w:t>
      </w:r>
      <w:r>
        <w:rPr>
          <w:spacing w:val="1"/>
          <w:sz w:val="24"/>
        </w:rPr>
        <w:t xml:space="preserve"> </w:t>
      </w:r>
      <w:r>
        <w:rPr>
          <w:sz w:val="24"/>
        </w:rPr>
        <w:t>принимает</w:t>
      </w:r>
      <w:r>
        <w:rPr>
          <w:spacing w:val="1"/>
          <w:sz w:val="24"/>
        </w:rPr>
        <w:t xml:space="preserve"> </w:t>
      </w:r>
      <w:r>
        <w:rPr>
          <w:sz w:val="24"/>
        </w:rPr>
        <w:t>необходимые</w:t>
      </w:r>
      <w:r>
        <w:rPr>
          <w:spacing w:val="1"/>
          <w:sz w:val="24"/>
        </w:rPr>
        <w:t xml:space="preserve"> </w:t>
      </w:r>
      <w:r>
        <w:rPr>
          <w:sz w:val="24"/>
        </w:rPr>
        <w:t>организационные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технические</w:t>
      </w:r>
      <w:r>
        <w:rPr>
          <w:spacing w:val="1"/>
          <w:sz w:val="24"/>
        </w:rPr>
        <w:t xml:space="preserve"> </w:t>
      </w:r>
      <w:r>
        <w:rPr>
          <w:sz w:val="24"/>
        </w:rPr>
        <w:t>меры</w:t>
      </w:r>
      <w:r>
        <w:rPr>
          <w:spacing w:val="1"/>
          <w:sz w:val="24"/>
        </w:rPr>
        <w:t xml:space="preserve"> </w:t>
      </w:r>
      <w:r>
        <w:rPr>
          <w:sz w:val="24"/>
        </w:rPr>
        <w:t>для</w:t>
      </w:r>
      <w:r>
        <w:rPr>
          <w:spacing w:val="1"/>
          <w:sz w:val="24"/>
        </w:rPr>
        <w:t xml:space="preserve"> </w:t>
      </w:r>
      <w:r>
        <w:rPr>
          <w:sz w:val="24"/>
        </w:rPr>
        <w:t>защиты</w:t>
      </w:r>
      <w:r>
        <w:rPr>
          <w:spacing w:val="1"/>
          <w:sz w:val="24"/>
        </w:rPr>
        <w:t xml:space="preserve"> </w:t>
      </w:r>
      <w:r>
        <w:rPr>
          <w:sz w:val="24"/>
        </w:rPr>
        <w:t>персо</w:t>
      </w:r>
      <w:r>
        <w:rPr>
          <w:sz w:val="24"/>
        </w:rPr>
        <w:t>нальной</w:t>
      </w:r>
      <w:r>
        <w:rPr>
          <w:spacing w:val="1"/>
          <w:sz w:val="24"/>
        </w:rPr>
        <w:t xml:space="preserve"> </w:t>
      </w:r>
      <w:r>
        <w:rPr>
          <w:sz w:val="24"/>
        </w:rPr>
        <w:t>информации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Пользователя</w:t>
      </w:r>
      <w:r>
        <w:rPr>
          <w:spacing w:val="1"/>
          <w:sz w:val="24"/>
        </w:rPr>
        <w:t xml:space="preserve"> </w:t>
      </w:r>
      <w:r>
        <w:rPr>
          <w:sz w:val="24"/>
        </w:rPr>
        <w:t>от</w:t>
      </w:r>
      <w:r>
        <w:rPr>
          <w:spacing w:val="1"/>
          <w:sz w:val="24"/>
        </w:rPr>
        <w:t xml:space="preserve"> </w:t>
      </w:r>
      <w:r>
        <w:rPr>
          <w:sz w:val="24"/>
        </w:rPr>
        <w:t>неправомерного</w:t>
      </w:r>
      <w:r>
        <w:rPr>
          <w:spacing w:val="1"/>
          <w:sz w:val="24"/>
        </w:rPr>
        <w:t xml:space="preserve"> </w:t>
      </w:r>
      <w:r>
        <w:rPr>
          <w:sz w:val="24"/>
        </w:rPr>
        <w:t>или</w:t>
      </w:r>
      <w:r>
        <w:rPr>
          <w:spacing w:val="1"/>
          <w:sz w:val="24"/>
        </w:rPr>
        <w:t xml:space="preserve"> </w:t>
      </w:r>
      <w:r>
        <w:rPr>
          <w:sz w:val="24"/>
        </w:rPr>
        <w:t>случайного</w:t>
      </w:r>
      <w:r>
        <w:rPr>
          <w:spacing w:val="1"/>
          <w:sz w:val="24"/>
        </w:rPr>
        <w:t xml:space="preserve"> </w:t>
      </w:r>
      <w:r>
        <w:rPr>
          <w:sz w:val="24"/>
        </w:rPr>
        <w:t>доступа,</w:t>
      </w:r>
      <w:r>
        <w:rPr>
          <w:spacing w:val="1"/>
          <w:sz w:val="24"/>
        </w:rPr>
        <w:t xml:space="preserve"> </w:t>
      </w:r>
      <w:r>
        <w:rPr>
          <w:sz w:val="24"/>
        </w:rPr>
        <w:t>уничтожения,</w:t>
      </w:r>
      <w:r>
        <w:rPr>
          <w:spacing w:val="1"/>
          <w:sz w:val="24"/>
        </w:rPr>
        <w:t xml:space="preserve"> </w:t>
      </w:r>
      <w:r>
        <w:rPr>
          <w:sz w:val="24"/>
        </w:rPr>
        <w:t>изменения,</w:t>
      </w:r>
      <w:r>
        <w:rPr>
          <w:spacing w:val="1"/>
          <w:sz w:val="24"/>
        </w:rPr>
        <w:t xml:space="preserve"> </w:t>
      </w:r>
      <w:r>
        <w:rPr>
          <w:sz w:val="24"/>
        </w:rPr>
        <w:t>блокирования,</w:t>
      </w:r>
      <w:r>
        <w:rPr>
          <w:spacing w:val="1"/>
          <w:sz w:val="24"/>
        </w:rPr>
        <w:t xml:space="preserve"> </w:t>
      </w:r>
      <w:r>
        <w:rPr>
          <w:sz w:val="24"/>
        </w:rPr>
        <w:t>копирования,</w:t>
      </w:r>
      <w:r>
        <w:rPr>
          <w:spacing w:val="1"/>
          <w:sz w:val="24"/>
        </w:rPr>
        <w:t xml:space="preserve"> </w:t>
      </w:r>
      <w:r>
        <w:rPr>
          <w:sz w:val="24"/>
        </w:rPr>
        <w:t>распространения,</w:t>
      </w:r>
      <w:r>
        <w:rPr>
          <w:spacing w:val="1"/>
          <w:sz w:val="24"/>
        </w:rPr>
        <w:t xml:space="preserve"> </w:t>
      </w:r>
      <w:r>
        <w:rPr>
          <w:sz w:val="24"/>
        </w:rPr>
        <w:t>а</w:t>
      </w:r>
      <w:r>
        <w:rPr>
          <w:spacing w:val="1"/>
          <w:sz w:val="24"/>
        </w:rPr>
        <w:t xml:space="preserve"> </w:t>
      </w:r>
      <w:r>
        <w:rPr>
          <w:sz w:val="24"/>
        </w:rPr>
        <w:t>также</w:t>
      </w:r>
      <w:r>
        <w:rPr>
          <w:spacing w:val="1"/>
          <w:sz w:val="24"/>
        </w:rPr>
        <w:t xml:space="preserve"> </w:t>
      </w:r>
      <w:r>
        <w:rPr>
          <w:sz w:val="24"/>
        </w:rPr>
        <w:t>от</w:t>
      </w:r>
      <w:r>
        <w:rPr>
          <w:spacing w:val="1"/>
          <w:sz w:val="24"/>
        </w:rPr>
        <w:t xml:space="preserve"> </w:t>
      </w:r>
      <w:r>
        <w:rPr>
          <w:sz w:val="24"/>
        </w:rPr>
        <w:t>иных</w:t>
      </w:r>
      <w:r>
        <w:rPr>
          <w:spacing w:val="1"/>
          <w:sz w:val="24"/>
        </w:rPr>
        <w:t xml:space="preserve"> </w:t>
      </w:r>
      <w:r>
        <w:rPr>
          <w:sz w:val="24"/>
        </w:rPr>
        <w:t>неправомерных</w:t>
      </w:r>
      <w:r>
        <w:rPr>
          <w:spacing w:val="-1"/>
          <w:sz w:val="24"/>
        </w:rPr>
        <w:t xml:space="preserve"> </w:t>
      </w:r>
      <w:r>
        <w:rPr>
          <w:sz w:val="24"/>
        </w:rPr>
        <w:t>действий третьих лиц.</w:t>
      </w:r>
    </w:p>
    <w:p w14:paraId="1BAFAE0B" w14:textId="1DB02969" w:rsidR="00DD675D" w:rsidRPr="00331465" w:rsidRDefault="00291A49" w:rsidP="00331465">
      <w:pPr>
        <w:pStyle w:val="a4"/>
        <w:numPr>
          <w:ilvl w:val="1"/>
          <w:numId w:val="2"/>
        </w:numPr>
        <w:ind w:left="0" w:right="104" w:firstLine="709"/>
        <w:rPr>
          <w:sz w:val="24"/>
        </w:rPr>
      </w:pPr>
      <w:r w:rsidRPr="00331465">
        <w:rPr>
          <w:sz w:val="24"/>
        </w:rPr>
        <w:t xml:space="preserve">Оператор совместно с Пользователем принимает все </w:t>
      </w:r>
      <w:r w:rsidRPr="00331465">
        <w:rPr>
          <w:sz w:val="24"/>
        </w:rPr>
        <w:t>необходимые меры по предотвращению</w:t>
      </w:r>
      <w:r w:rsidRPr="00331465">
        <w:rPr>
          <w:spacing w:val="1"/>
          <w:sz w:val="24"/>
        </w:rPr>
        <w:t xml:space="preserve"> </w:t>
      </w:r>
      <w:r w:rsidRPr="00331465">
        <w:rPr>
          <w:sz w:val="24"/>
        </w:rPr>
        <w:t>убытков или иных отрицательных последствий, вызванных утратой или разглашением персональных</w:t>
      </w:r>
      <w:r w:rsidRPr="00331465">
        <w:rPr>
          <w:spacing w:val="1"/>
          <w:sz w:val="24"/>
        </w:rPr>
        <w:t xml:space="preserve"> </w:t>
      </w:r>
      <w:r w:rsidRPr="00331465">
        <w:rPr>
          <w:sz w:val="24"/>
        </w:rPr>
        <w:t>данных</w:t>
      </w:r>
      <w:r w:rsidRPr="00331465">
        <w:rPr>
          <w:spacing w:val="-1"/>
          <w:sz w:val="24"/>
        </w:rPr>
        <w:t xml:space="preserve"> </w:t>
      </w:r>
      <w:r w:rsidRPr="00331465">
        <w:rPr>
          <w:sz w:val="24"/>
        </w:rPr>
        <w:t>Пользователя.</w:t>
      </w:r>
    </w:p>
    <w:p w14:paraId="3DB4A354" w14:textId="77777777" w:rsidR="00DD675D" w:rsidRDefault="00DD675D">
      <w:pPr>
        <w:pStyle w:val="a3"/>
        <w:ind w:left="0" w:firstLine="0"/>
        <w:jc w:val="left"/>
      </w:pPr>
    </w:p>
    <w:p w14:paraId="55EAA45B" w14:textId="77777777" w:rsidR="00DD675D" w:rsidRDefault="00291A49" w:rsidP="00404CC2">
      <w:pPr>
        <w:pStyle w:val="1"/>
        <w:numPr>
          <w:ilvl w:val="0"/>
          <w:numId w:val="2"/>
        </w:numPr>
        <w:ind w:left="0" w:firstLine="0"/>
        <w:jc w:val="center"/>
      </w:pPr>
      <w:r>
        <w:t>ОБЯЗАТЕЛЬСТВА</w:t>
      </w:r>
      <w:r>
        <w:rPr>
          <w:spacing w:val="-5"/>
        </w:rPr>
        <w:t xml:space="preserve"> </w:t>
      </w:r>
      <w:r>
        <w:t>СТОРОН</w:t>
      </w:r>
    </w:p>
    <w:p w14:paraId="25B024E8" w14:textId="77777777" w:rsidR="00DD675D" w:rsidRDefault="00DD675D">
      <w:pPr>
        <w:pStyle w:val="a3"/>
        <w:ind w:left="0" w:firstLine="0"/>
        <w:jc w:val="left"/>
        <w:rPr>
          <w:b/>
        </w:rPr>
      </w:pPr>
    </w:p>
    <w:p w14:paraId="718496B2" w14:textId="7A5B1C43" w:rsidR="00DD675D" w:rsidRDefault="00291A49" w:rsidP="00404CC2">
      <w:pPr>
        <w:pStyle w:val="a4"/>
        <w:numPr>
          <w:ilvl w:val="1"/>
          <w:numId w:val="2"/>
        </w:numPr>
        <w:ind w:left="0" w:firstLine="709"/>
        <w:rPr>
          <w:sz w:val="24"/>
        </w:rPr>
      </w:pPr>
      <w:r>
        <w:rPr>
          <w:sz w:val="24"/>
        </w:rPr>
        <w:t>Пользователь</w:t>
      </w:r>
      <w:r>
        <w:rPr>
          <w:spacing w:val="-4"/>
          <w:sz w:val="24"/>
        </w:rPr>
        <w:t xml:space="preserve"> </w:t>
      </w:r>
      <w:r>
        <w:rPr>
          <w:sz w:val="24"/>
        </w:rPr>
        <w:t>обязан:</w:t>
      </w:r>
    </w:p>
    <w:p w14:paraId="06961045" w14:textId="035640F3" w:rsidR="00DD675D" w:rsidDel="00192543" w:rsidRDefault="00291A49" w:rsidP="00DE73A7">
      <w:pPr>
        <w:pStyle w:val="a4"/>
        <w:numPr>
          <w:ilvl w:val="2"/>
          <w:numId w:val="2"/>
        </w:numPr>
        <w:tabs>
          <w:tab w:val="left" w:pos="1354"/>
        </w:tabs>
        <w:ind w:left="0" w:right="109" w:firstLine="709"/>
        <w:rPr>
          <w:del w:id="10" w:author="Шитова Александра Андреевна" w:date="2026-04-16T08:59:00Z"/>
          <w:sz w:val="24"/>
        </w:rPr>
      </w:pPr>
      <w:del w:id="11" w:author="Шитова Александра Андреевна" w:date="2026-04-16T08:59:00Z">
        <w:r w:rsidDel="00192543">
          <w:rPr>
            <w:sz w:val="24"/>
          </w:rPr>
          <w:delText>Предоставить</w:delText>
        </w:r>
        <w:r w:rsidDel="00192543">
          <w:rPr>
            <w:spacing w:val="46"/>
            <w:sz w:val="24"/>
          </w:rPr>
          <w:delText xml:space="preserve"> </w:delText>
        </w:r>
        <w:r w:rsidDel="00192543">
          <w:rPr>
            <w:sz w:val="24"/>
          </w:rPr>
          <w:delText>информацию</w:delText>
        </w:r>
        <w:r w:rsidDel="00192543">
          <w:rPr>
            <w:spacing w:val="43"/>
            <w:sz w:val="24"/>
          </w:rPr>
          <w:delText xml:space="preserve"> </w:delText>
        </w:r>
        <w:r w:rsidDel="00192543">
          <w:rPr>
            <w:sz w:val="24"/>
          </w:rPr>
          <w:delText>о</w:delText>
        </w:r>
        <w:r w:rsidDel="00192543">
          <w:rPr>
            <w:spacing w:val="44"/>
            <w:sz w:val="24"/>
          </w:rPr>
          <w:delText xml:space="preserve"> </w:delText>
        </w:r>
        <w:r w:rsidDel="00192543">
          <w:rPr>
            <w:sz w:val="24"/>
          </w:rPr>
          <w:delText>персональных</w:delText>
        </w:r>
        <w:r w:rsidDel="00192543">
          <w:rPr>
            <w:spacing w:val="44"/>
            <w:sz w:val="24"/>
          </w:rPr>
          <w:delText xml:space="preserve"> </w:delText>
        </w:r>
        <w:r w:rsidDel="00192543">
          <w:rPr>
            <w:sz w:val="24"/>
          </w:rPr>
          <w:delText>данных,</w:delText>
        </w:r>
        <w:r w:rsidDel="00192543">
          <w:rPr>
            <w:spacing w:val="41"/>
            <w:sz w:val="24"/>
          </w:rPr>
          <w:delText xml:space="preserve"> </w:delText>
        </w:r>
        <w:r w:rsidDel="00192543">
          <w:rPr>
            <w:sz w:val="24"/>
          </w:rPr>
          <w:delText>необходимую</w:delText>
        </w:r>
        <w:r w:rsidDel="00192543">
          <w:rPr>
            <w:spacing w:val="45"/>
            <w:sz w:val="24"/>
          </w:rPr>
          <w:delText xml:space="preserve"> </w:delText>
        </w:r>
        <w:r w:rsidDel="00192543">
          <w:rPr>
            <w:sz w:val="24"/>
          </w:rPr>
          <w:delText>для</w:delText>
        </w:r>
        <w:r w:rsidDel="00192543">
          <w:rPr>
            <w:spacing w:val="42"/>
            <w:sz w:val="24"/>
          </w:rPr>
          <w:delText xml:space="preserve"> </w:delText>
        </w:r>
        <w:r w:rsidR="00DE73A7" w:rsidDel="00192543">
          <w:rPr>
            <w:sz w:val="24"/>
          </w:rPr>
          <w:delText>пользования Сайтом</w:delText>
        </w:r>
        <w:r w:rsidDel="00192543">
          <w:rPr>
            <w:sz w:val="24"/>
          </w:rPr>
          <w:delText>.</w:delText>
        </w:r>
      </w:del>
    </w:p>
    <w:p w14:paraId="45FAE63B" w14:textId="5BA73AF2" w:rsidR="00DD675D" w:rsidDel="00192543" w:rsidRDefault="00291A49" w:rsidP="00DE73A7">
      <w:pPr>
        <w:pStyle w:val="a4"/>
        <w:numPr>
          <w:ilvl w:val="2"/>
          <w:numId w:val="2"/>
        </w:numPr>
        <w:tabs>
          <w:tab w:val="left" w:pos="1301"/>
        </w:tabs>
        <w:ind w:left="0" w:right="103" w:firstLine="709"/>
        <w:rPr>
          <w:del w:id="12" w:author="Шитова Александра Андреевна" w:date="2026-04-16T08:59:00Z"/>
          <w:sz w:val="24"/>
        </w:rPr>
      </w:pPr>
      <w:del w:id="13" w:author="Шитова Александра Андреевна" w:date="2026-04-16T08:59:00Z">
        <w:r w:rsidDel="00192543">
          <w:rPr>
            <w:sz w:val="24"/>
          </w:rPr>
          <w:delText>Обновлять,</w:delText>
        </w:r>
        <w:r w:rsidDel="00192543">
          <w:rPr>
            <w:spacing w:val="51"/>
            <w:sz w:val="24"/>
          </w:rPr>
          <w:delText xml:space="preserve"> </w:delText>
        </w:r>
        <w:r w:rsidDel="00192543">
          <w:rPr>
            <w:sz w:val="24"/>
          </w:rPr>
          <w:delText>дополнять</w:delText>
        </w:r>
        <w:r w:rsidDel="00192543">
          <w:rPr>
            <w:spacing w:val="51"/>
            <w:sz w:val="24"/>
          </w:rPr>
          <w:delText xml:space="preserve"> </w:delText>
        </w:r>
        <w:r w:rsidDel="00192543">
          <w:rPr>
            <w:sz w:val="24"/>
          </w:rPr>
          <w:delText>предоставленную</w:delText>
        </w:r>
        <w:r w:rsidDel="00192543">
          <w:rPr>
            <w:spacing w:val="52"/>
            <w:sz w:val="24"/>
          </w:rPr>
          <w:delText xml:space="preserve"> </w:delText>
        </w:r>
        <w:r w:rsidDel="00192543">
          <w:rPr>
            <w:sz w:val="24"/>
          </w:rPr>
          <w:delText>информацию</w:delText>
        </w:r>
        <w:r w:rsidDel="00192543">
          <w:rPr>
            <w:spacing w:val="52"/>
            <w:sz w:val="24"/>
          </w:rPr>
          <w:delText xml:space="preserve"> </w:delText>
        </w:r>
        <w:r w:rsidDel="00192543">
          <w:rPr>
            <w:sz w:val="24"/>
          </w:rPr>
          <w:delText>о</w:delText>
        </w:r>
        <w:r w:rsidDel="00192543">
          <w:rPr>
            <w:spacing w:val="50"/>
            <w:sz w:val="24"/>
          </w:rPr>
          <w:delText xml:space="preserve"> </w:delText>
        </w:r>
        <w:r w:rsidDel="00192543">
          <w:rPr>
            <w:sz w:val="24"/>
          </w:rPr>
          <w:delText>персональных</w:delText>
        </w:r>
        <w:r w:rsidDel="00192543">
          <w:rPr>
            <w:spacing w:val="51"/>
            <w:sz w:val="24"/>
          </w:rPr>
          <w:delText xml:space="preserve"> </w:delText>
        </w:r>
        <w:r w:rsidDel="00192543">
          <w:rPr>
            <w:sz w:val="24"/>
          </w:rPr>
          <w:delText>данных</w:delText>
        </w:r>
        <w:r w:rsidDel="00192543">
          <w:rPr>
            <w:spacing w:val="51"/>
            <w:sz w:val="24"/>
          </w:rPr>
          <w:delText xml:space="preserve"> </w:delText>
        </w:r>
        <w:r w:rsidDel="00192543">
          <w:rPr>
            <w:sz w:val="24"/>
          </w:rPr>
          <w:delText>в</w:delText>
        </w:r>
        <w:r w:rsidR="00360402" w:rsidDel="00192543">
          <w:rPr>
            <w:sz w:val="24"/>
          </w:rPr>
          <w:delText xml:space="preserve"> случае изменения </w:delText>
        </w:r>
        <w:r w:rsidDel="00192543">
          <w:rPr>
            <w:sz w:val="24"/>
          </w:rPr>
          <w:delText>данной информации.</w:delText>
        </w:r>
      </w:del>
    </w:p>
    <w:p w14:paraId="455F43FE" w14:textId="77777777" w:rsidR="00DD675D" w:rsidRDefault="00291A49" w:rsidP="00DE73A7">
      <w:pPr>
        <w:pStyle w:val="a4"/>
        <w:numPr>
          <w:ilvl w:val="1"/>
          <w:numId w:val="2"/>
        </w:numPr>
        <w:spacing w:before="1"/>
        <w:ind w:left="0" w:firstLine="709"/>
        <w:rPr>
          <w:sz w:val="24"/>
        </w:rPr>
      </w:pPr>
      <w:r>
        <w:rPr>
          <w:sz w:val="24"/>
        </w:rPr>
        <w:t>Оператор</w:t>
      </w:r>
      <w:r>
        <w:rPr>
          <w:spacing w:val="-2"/>
          <w:sz w:val="24"/>
        </w:rPr>
        <w:t xml:space="preserve"> </w:t>
      </w:r>
      <w:r>
        <w:rPr>
          <w:sz w:val="24"/>
        </w:rPr>
        <w:t>обязан:</w:t>
      </w:r>
    </w:p>
    <w:p w14:paraId="72C049F4" w14:textId="0E8A0942" w:rsidR="00DD675D" w:rsidRDefault="00360402" w:rsidP="00DE73A7">
      <w:pPr>
        <w:pStyle w:val="a4"/>
        <w:numPr>
          <w:ilvl w:val="2"/>
          <w:numId w:val="2"/>
        </w:numPr>
        <w:tabs>
          <w:tab w:val="left" w:pos="1258"/>
        </w:tabs>
        <w:ind w:left="0" w:right="113" w:firstLine="709"/>
        <w:rPr>
          <w:sz w:val="24"/>
        </w:rPr>
      </w:pPr>
      <w:r>
        <w:rPr>
          <w:sz w:val="24"/>
        </w:rPr>
        <w:t xml:space="preserve"> Использовать</w:t>
      </w:r>
      <w:r>
        <w:rPr>
          <w:spacing w:val="6"/>
          <w:sz w:val="24"/>
        </w:rPr>
        <w:t xml:space="preserve"> </w:t>
      </w:r>
      <w:r>
        <w:rPr>
          <w:sz w:val="24"/>
        </w:rPr>
        <w:t>полученную</w:t>
      </w:r>
      <w:r>
        <w:rPr>
          <w:spacing w:val="9"/>
          <w:sz w:val="24"/>
        </w:rPr>
        <w:t xml:space="preserve"> </w:t>
      </w:r>
      <w:r>
        <w:rPr>
          <w:sz w:val="24"/>
        </w:rPr>
        <w:t>информацию</w:t>
      </w:r>
      <w:r>
        <w:rPr>
          <w:spacing w:val="6"/>
          <w:sz w:val="24"/>
        </w:rPr>
        <w:t xml:space="preserve"> </w:t>
      </w:r>
      <w:r>
        <w:rPr>
          <w:sz w:val="24"/>
        </w:rPr>
        <w:t>исключительно</w:t>
      </w:r>
      <w:r>
        <w:rPr>
          <w:spacing w:val="8"/>
          <w:sz w:val="24"/>
        </w:rPr>
        <w:t xml:space="preserve"> </w:t>
      </w:r>
      <w:r>
        <w:rPr>
          <w:sz w:val="24"/>
        </w:rPr>
        <w:t>для</w:t>
      </w:r>
      <w:r>
        <w:rPr>
          <w:spacing w:val="6"/>
          <w:sz w:val="24"/>
        </w:rPr>
        <w:t xml:space="preserve"> </w:t>
      </w:r>
      <w:r>
        <w:rPr>
          <w:sz w:val="24"/>
        </w:rPr>
        <w:t>целей,</w:t>
      </w:r>
      <w:r>
        <w:rPr>
          <w:spacing w:val="7"/>
          <w:sz w:val="24"/>
        </w:rPr>
        <w:t xml:space="preserve"> </w:t>
      </w:r>
      <w:r>
        <w:rPr>
          <w:sz w:val="24"/>
        </w:rPr>
        <w:t>указанных</w:t>
      </w:r>
      <w:r>
        <w:rPr>
          <w:spacing w:val="8"/>
          <w:sz w:val="24"/>
        </w:rPr>
        <w:t xml:space="preserve"> </w:t>
      </w:r>
      <w:r>
        <w:rPr>
          <w:sz w:val="24"/>
        </w:rPr>
        <w:t>в</w:t>
      </w:r>
      <w:r>
        <w:rPr>
          <w:spacing w:val="4"/>
          <w:sz w:val="24"/>
        </w:rPr>
        <w:t xml:space="preserve"> </w:t>
      </w:r>
      <w:r>
        <w:rPr>
          <w:sz w:val="24"/>
        </w:rPr>
        <w:t>настоящей</w:t>
      </w:r>
      <w:r>
        <w:rPr>
          <w:spacing w:val="-57"/>
          <w:sz w:val="24"/>
        </w:rPr>
        <w:t xml:space="preserve"> </w:t>
      </w:r>
      <w:r w:rsidR="00E8412D">
        <w:rPr>
          <w:spacing w:val="-57"/>
          <w:sz w:val="24"/>
        </w:rPr>
        <w:t xml:space="preserve">                                </w:t>
      </w:r>
      <w:r>
        <w:rPr>
          <w:sz w:val="24"/>
        </w:rPr>
        <w:t>Политике</w:t>
      </w:r>
      <w:r>
        <w:rPr>
          <w:spacing w:val="-1"/>
          <w:sz w:val="24"/>
        </w:rPr>
        <w:t xml:space="preserve"> </w:t>
      </w:r>
      <w:r>
        <w:rPr>
          <w:sz w:val="24"/>
        </w:rPr>
        <w:t>конфиденциальности.</w:t>
      </w:r>
    </w:p>
    <w:p w14:paraId="52E12118" w14:textId="1C2D908A" w:rsidR="00DD675D" w:rsidRPr="00404CC2" w:rsidRDefault="00291A49" w:rsidP="00404CC2">
      <w:pPr>
        <w:pStyle w:val="a4"/>
        <w:numPr>
          <w:ilvl w:val="2"/>
          <w:numId w:val="2"/>
        </w:numPr>
        <w:tabs>
          <w:tab w:val="left" w:pos="1371"/>
        </w:tabs>
        <w:ind w:left="0" w:firstLine="709"/>
        <w:rPr>
          <w:sz w:val="24"/>
          <w:szCs w:val="24"/>
        </w:rPr>
      </w:pPr>
      <w:r w:rsidRPr="00404CC2">
        <w:rPr>
          <w:sz w:val="24"/>
          <w:szCs w:val="24"/>
        </w:rPr>
        <w:t>Обеспечить</w:t>
      </w:r>
      <w:r w:rsidRPr="00404CC2">
        <w:rPr>
          <w:spacing w:val="65"/>
          <w:sz w:val="24"/>
          <w:szCs w:val="24"/>
        </w:rPr>
        <w:t xml:space="preserve"> </w:t>
      </w:r>
      <w:r w:rsidRPr="00404CC2">
        <w:rPr>
          <w:sz w:val="24"/>
          <w:szCs w:val="24"/>
        </w:rPr>
        <w:t xml:space="preserve">хранение  </w:t>
      </w:r>
      <w:r w:rsidRPr="00404CC2">
        <w:rPr>
          <w:spacing w:val="1"/>
          <w:sz w:val="24"/>
          <w:szCs w:val="24"/>
        </w:rPr>
        <w:t xml:space="preserve"> </w:t>
      </w:r>
      <w:r w:rsidRPr="00404CC2">
        <w:rPr>
          <w:sz w:val="24"/>
          <w:szCs w:val="24"/>
        </w:rPr>
        <w:t xml:space="preserve">конфиденциальной  </w:t>
      </w:r>
      <w:r w:rsidRPr="00404CC2">
        <w:rPr>
          <w:spacing w:val="3"/>
          <w:sz w:val="24"/>
          <w:szCs w:val="24"/>
        </w:rPr>
        <w:t xml:space="preserve"> </w:t>
      </w:r>
      <w:r w:rsidRPr="00404CC2">
        <w:rPr>
          <w:sz w:val="24"/>
          <w:szCs w:val="24"/>
        </w:rPr>
        <w:t xml:space="preserve">информации  </w:t>
      </w:r>
      <w:r w:rsidRPr="00404CC2">
        <w:rPr>
          <w:spacing w:val="3"/>
          <w:sz w:val="24"/>
          <w:szCs w:val="24"/>
        </w:rPr>
        <w:t xml:space="preserve"> </w:t>
      </w:r>
      <w:r w:rsidRPr="00404CC2">
        <w:rPr>
          <w:sz w:val="24"/>
          <w:szCs w:val="24"/>
        </w:rPr>
        <w:t xml:space="preserve">в  </w:t>
      </w:r>
      <w:r w:rsidRPr="00404CC2">
        <w:rPr>
          <w:spacing w:val="2"/>
          <w:sz w:val="24"/>
          <w:szCs w:val="24"/>
        </w:rPr>
        <w:t xml:space="preserve"> </w:t>
      </w:r>
      <w:r w:rsidRPr="00404CC2">
        <w:rPr>
          <w:sz w:val="24"/>
          <w:szCs w:val="24"/>
        </w:rPr>
        <w:t>тайне,</w:t>
      </w:r>
      <w:r w:rsidR="004E4C27">
        <w:rPr>
          <w:spacing w:val="3"/>
          <w:sz w:val="24"/>
          <w:szCs w:val="24"/>
        </w:rPr>
        <w:t xml:space="preserve"> </w:t>
      </w:r>
      <w:r w:rsidRPr="00404CC2">
        <w:rPr>
          <w:sz w:val="24"/>
          <w:szCs w:val="24"/>
        </w:rPr>
        <w:t xml:space="preserve">не  </w:t>
      </w:r>
      <w:r w:rsidRPr="00404CC2">
        <w:rPr>
          <w:spacing w:val="1"/>
          <w:sz w:val="24"/>
          <w:szCs w:val="24"/>
        </w:rPr>
        <w:t xml:space="preserve"> </w:t>
      </w:r>
      <w:r w:rsidRPr="00404CC2">
        <w:rPr>
          <w:sz w:val="24"/>
          <w:szCs w:val="24"/>
        </w:rPr>
        <w:t xml:space="preserve">разглашать  </w:t>
      </w:r>
      <w:r w:rsidRPr="00404CC2">
        <w:rPr>
          <w:spacing w:val="4"/>
          <w:sz w:val="24"/>
          <w:szCs w:val="24"/>
        </w:rPr>
        <w:t xml:space="preserve"> </w:t>
      </w:r>
      <w:r w:rsidRPr="00404CC2">
        <w:rPr>
          <w:sz w:val="24"/>
          <w:szCs w:val="24"/>
        </w:rPr>
        <w:t>без</w:t>
      </w:r>
      <w:r w:rsidR="00404CC2" w:rsidRPr="00404CC2">
        <w:rPr>
          <w:sz w:val="24"/>
          <w:szCs w:val="24"/>
        </w:rPr>
        <w:t xml:space="preserve"> </w:t>
      </w:r>
      <w:r w:rsidRPr="00404CC2">
        <w:rPr>
          <w:sz w:val="24"/>
          <w:szCs w:val="24"/>
        </w:rPr>
        <w:t>предварительного письменного разрешения Пользователя, а также не осуществлять продажу, обмен,</w:t>
      </w:r>
      <w:r w:rsidRPr="00404CC2">
        <w:rPr>
          <w:spacing w:val="1"/>
          <w:sz w:val="24"/>
          <w:szCs w:val="24"/>
        </w:rPr>
        <w:t xml:space="preserve"> </w:t>
      </w:r>
      <w:r w:rsidRPr="00404CC2">
        <w:rPr>
          <w:sz w:val="24"/>
          <w:szCs w:val="24"/>
        </w:rPr>
        <w:t>опубликование либо разглашение иными возможными способами переданных персональных данных</w:t>
      </w:r>
      <w:r w:rsidRPr="00404CC2">
        <w:rPr>
          <w:spacing w:val="1"/>
          <w:sz w:val="24"/>
          <w:szCs w:val="24"/>
        </w:rPr>
        <w:t xml:space="preserve"> </w:t>
      </w:r>
      <w:r w:rsidRPr="00404CC2">
        <w:rPr>
          <w:sz w:val="24"/>
          <w:szCs w:val="24"/>
        </w:rPr>
        <w:t>Пользователя,</w:t>
      </w:r>
      <w:r w:rsidRPr="00404CC2">
        <w:rPr>
          <w:spacing w:val="-2"/>
          <w:sz w:val="24"/>
          <w:szCs w:val="24"/>
        </w:rPr>
        <w:t xml:space="preserve"> </w:t>
      </w:r>
      <w:r w:rsidRPr="00404CC2">
        <w:rPr>
          <w:sz w:val="24"/>
          <w:szCs w:val="24"/>
        </w:rPr>
        <w:t>за</w:t>
      </w:r>
      <w:r w:rsidRPr="00404CC2">
        <w:rPr>
          <w:spacing w:val="-2"/>
          <w:sz w:val="24"/>
          <w:szCs w:val="24"/>
        </w:rPr>
        <w:t xml:space="preserve"> </w:t>
      </w:r>
      <w:r w:rsidRPr="00404CC2">
        <w:rPr>
          <w:sz w:val="24"/>
          <w:szCs w:val="24"/>
        </w:rPr>
        <w:t>исключением</w:t>
      </w:r>
      <w:r w:rsidRPr="00404CC2">
        <w:rPr>
          <w:spacing w:val="-2"/>
          <w:sz w:val="24"/>
          <w:szCs w:val="24"/>
        </w:rPr>
        <w:t xml:space="preserve"> </w:t>
      </w:r>
      <w:r w:rsidRPr="00404CC2">
        <w:rPr>
          <w:sz w:val="24"/>
          <w:szCs w:val="24"/>
        </w:rPr>
        <w:t>предусмотренных</w:t>
      </w:r>
      <w:r w:rsidRPr="00404CC2">
        <w:rPr>
          <w:spacing w:val="-1"/>
          <w:sz w:val="24"/>
          <w:szCs w:val="24"/>
        </w:rPr>
        <w:t xml:space="preserve"> </w:t>
      </w:r>
      <w:r w:rsidRPr="00404CC2">
        <w:rPr>
          <w:sz w:val="24"/>
          <w:szCs w:val="24"/>
        </w:rPr>
        <w:t>настоящей</w:t>
      </w:r>
      <w:r w:rsidRPr="00404CC2">
        <w:rPr>
          <w:spacing w:val="-1"/>
          <w:sz w:val="24"/>
          <w:szCs w:val="24"/>
        </w:rPr>
        <w:t xml:space="preserve"> </w:t>
      </w:r>
      <w:r w:rsidRPr="00404CC2">
        <w:rPr>
          <w:sz w:val="24"/>
          <w:szCs w:val="24"/>
        </w:rPr>
        <w:t>Политикой</w:t>
      </w:r>
      <w:r w:rsidRPr="00404CC2">
        <w:rPr>
          <w:spacing w:val="-1"/>
          <w:sz w:val="24"/>
          <w:szCs w:val="24"/>
        </w:rPr>
        <w:t xml:space="preserve"> </w:t>
      </w:r>
      <w:r w:rsidRPr="00404CC2">
        <w:rPr>
          <w:sz w:val="24"/>
          <w:szCs w:val="24"/>
        </w:rPr>
        <w:t>конфиденциальности.</w:t>
      </w:r>
    </w:p>
    <w:p w14:paraId="21BF67EB" w14:textId="77777777" w:rsidR="00DD675D" w:rsidRDefault="00291A49" w:rsidP="00404CC2">
      <w:pPr>
        <w:pStyle w:val="a4"/>
        <w:numPr>
          <w:ilvl w:val="2"/>
          <w:numId w:val="2"/>
        </w:numPr>
        <w:tabs>
          <w:tab w:val="left" w:pos="1351"/>
        </w:tabs>
        <w:spacing w:before="1"/>
        <w:ind w:left="0" w:right="108" w:firstLine="709"/>
        <w:rPr>
          <w:sz w:val="24"/>
        </w:rPr>
      </w:pPr>
      <w:r>
        <w:rPr>
          <w:sz w:val="24"/>
        </w:rPr>
        <w:t>Принимать</w:t>
      </w:r>
      <w:r>
        <w:rPr>
          <w:spacing w:val="1"/>
          <w:sz w:val="24"/>
        </w:rPr>
        <w:t xml:space="preserve"> </w:t>
      </w:r>
      <w:r>
        <w:rPr>
          <w:sz w:val="24"/>
        </w:rPr>
        <w:t>меры</w:t>
      </w:r>
      <w:r>
        <w:rPr>
          <w:spacing w:val="1"/>
          <w:sz w:val="24"/>
        </w:rPr>
        <w:t xml:space="preserve"> </w:t>
      </w:r>
      <w:r>
        <w:rPr>
          <w:sz w:val="24"/>
        </w:rPr>
        <w:t>предосторожности</w:t>
      </w:r>
      <w:r>
        <w:rPr>
          <w:spacing w:val="1"/>
          <w:sz w:val="24"/>
        </w:rPr>
        <w:t xml:space="preserve"> </w:t>
      </w:r>
      <w:r>
        <w:rPr>
          <w:sz w:val="24"/>
        </w:rPr>
        <w:t>для</w:t>
      </w:r>
      <w:r>
        <w:rPr>
          <w:spacing w:val="1"/>
          <w:sz w:val="24"/>
        </w:rPr>
        <w:t xml:space="preserve"> </w:t>
      </w:r>
      <w:r>
        <w:rPr>
          <w:sz w:val="24"/>
        </w:rPr>
        <w:t>защиты</w:t>
      </w:r>
      <w:r>
        <w:rPr>
          <w:spacing w:val="1"/>
          <w:sz w:val="24"/>
        </w:rPr>
        <w:t xml:space="preserve"> </w:t>
      </w:r>
      <w:r>
        <w:rPr>
          <w:sz w:val="24"/>
        </w:rPr>
        <w:t>конфиденциальности</w:t>
      </w:r>
      <w:r>
        <w:rPr>
          <w:spacing w:val="1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1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11"/>
          <w:sz w:val="24"/>
        </w:rPr>
        <w:t xml:space="preserve"> </w:t>
      </w:r>
      <w:r>
        <w:rPr>
          <w:sz w:val="24"/>
        </w:rPr>
        <w:t>Пользователя</w:t>
      </w:r>
      <w:r>
        <w:rPr>
          <w:spacing w:val="12"/>
          <w:sz w:val="24"/>
        </w:rPr>
        <w:t xml:space="preserve"> </w:t>
      </w:r>
      <w:r>
        <w:rPr>
          <w:sz w:val="24"/>
        </w:rPr>
        <w:t>согласно</w:t>
      </w:r>
      <w:r>
        <w:rPr>
          <w:spacing w:val="12"/>
          <w:sz w:val="24"/>
        </w:rPr>
        <w:t xml:space="preserve"> </w:t>
      </w:r>
      <w:r>
        <w:rPr>
          <w:sz w:val="24"/>
        </w:rPr>
        <w:t>порядку,</w:t>
      </w:r>
      <w:r>
        <w:rPr>
          <w:spacing w:val="12"/>
          <w:sz w:val="24"/>
        </w:rPr>
        <w:t xml:space="preserve"> </w:t>
      </w:r>
      <w:r>
        <w:rPr>
          <w:sz w:val="24"/>
        </w:rPr>
        <w:t>обычно</w:t>
      </w:r>
      <w:r>
        <w:rPr>
          <w:spacing w:val="12"/>
          <w:sz w:val="24"/>
        </w:rPr>
        <w:t xml:space="preserve"> </w:t>
      </w:r>
      <w:r>
        <w:rPr>
          <w:sz w:val="24"/>
        </w:rPr>
        <w:t>используемому</w:t>
      </w:r>
      <w:r>
        <w:rPr>
          <w:spacing w:val="11"/>
          <w:sz w:val="24"/>
        </w:rPr>
        <w:t xml:space="preserve"> </w:t>
      </w:r>
      <w:r>
        <w:rPr>
          <w:sz w:val="24"/>
        </w:rPr>
        <w:t>для</w:t>
      </w:r>
      <w:r>
        <w:rPr>
          <w:spacing w:val="12"/>
          <w:sz w:val="24"/>
        </w:rPr>
        <w:t xml:space="preserve"> </w:t>
      </w:r>
      <w:r>
        <w:rPr>
          <w:sz w:val="24"/>
        </w:rPr>
        <w:t>защиты</w:t>
      </w:r>
      <w:r>
        <w:rPr>
          <w:spacing w:val="12"/>
          <w:sz w:val="24"/>
        </w:rPr>
        <w:t xml:space="preserve"> </w:t>
      </w:r>
      <w:r>
        <w:rPr>
          <w:sz w:val="24"/>
        </w:rPr>
        <w:t>такого</w:t>
      </w:r>
      <w:r>
        <w:rPr>
          <w:spacing w:val="12"/>
          <w:sz w:val="24"/>
        </w:rPr>
        <w:t xml:space="preserve"> </w:t>
      </w:r>
      <w:r>
        <w:rPr>
          <w:sz w:val="24"/>
        </w:rPr>
        <w:t>рода</w:t>
      </w:r>
      <w:r>
        <w:rPr>
          <w:spacing w:val="11"/>
          <w:sz w:val="24"/>
        </w:rPr>
        <w:t xml:space="preserve"> </w:t>
      </w:r>
      <w:r>
        <w:rPr>
          <w:sz w:val="24"/>
        </w:rPr>
        <w:t>информации</w:t>
      </w:r>
      <w:r>
        <w:rPr>
          <w:spacing w:val="-57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существующем</w:t>
      </w:r>
      <w:r>
        <w:rPr>
          <w:spacing w:val="-1"/>
          <w:sz w:val="24"/>
        </w:rPr>
        <w:t xml:space="preserve"> </w:t>
      </w:r>
      <w:r>
        <w:rPr>
          <w:sz w:val="24"/>
        </w:rPr>
        <w:t>деловом</w:t>
      </w:r>
      <w:r>
        <w:rPr>
          <w:spacing w:val="-1"/>
          <w:sz w:val="24"/>
        </w:rPr>
        <w:t xml:space="preserve"> </w:t>
      </w:r>
      <w:r>
        <w:rPr>
          <w:sz w:val="24"/>
        </w:rPr>
        <w:t>обороте.</w:t>
      </w:r>
    </w:p>
    <w:p w14:paraId="47025FD0" w14:textId="77777777" w:rsidR="00DD675D" w:rsidRDefault="00291A49" w:rsidP="00404CC2">
      <w:pPr>
        <w:pStyle w:val="a4"/>
        <w:numPr>
          <w:ilvl w:val="2"/>
          <w:numId w:val="2"/>
        </w:numPr>
        <w:tabs>
          <w:tab w:val="left" w:pos="1337"/>
        </w:tabs>
        <w:ind w:left="0" w:right="108" w:firstLine="709"/>
        <w:rPr>
          <w:sz w:val="24"/>
        </w:rPr>
      </w:pPr>
      <w:r>
        <w:rPr>
          <w:sz w:val="24"/>
        </w:rPr>
        <w:t>Осуществить</w:t>
      </w:r>
      <w:r>
        <w:rPr>
          <w:spacing w:val="1"/>
          <w:sz w:val="24"/>
        </w:rPr>
        <w:t xml:space="preserve"> </w:t>
      </w:r>
      <w:r>
        <w:rPr>
          <w:sz w:val="24"/>
        </w:rPr>
        <w:t>блокирование</w:t>
      </w:r>
      <w:r>
        <w:rPr>
          <w:spacing w:val="1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1"/>
          <w:sz w:val="24"/>
        </w:rPr>
        <w:t xml:space="preserve"> </w:t>
      </w:r>
      <w:r>
        <w:rPr>
          <w:sz w:val="24"/>
        </w:rPr>
        <w:t>данных,</w:t>
      </w:r>
      <w:r>
        <w:rPr>
          <w:spacing w:val="1"/>
          <w:sz w:val="24"/>
        </w:rPr>
        <w:t xml:space="preserve"> </w:t>
      </w:r>
      <w:r>
        <w:rPr>
          <w:sz w:val="24"/>
        </w:rPr>
        <w:t>относящихся</w:t>
      </w:r>
      <w:r>
        <w:rPr>
          <w:spacing w:val="1"/>
          <w:sz w:val="24"/>
        </w:rPr>
        <w:t xml:space="preserve"> </w:t>
      </w:r>
      <w:r>
        <w:rPr>
          <w:sz w:val="24"/>
        </w:rPr>
        <w:t>к</w:t>
      </w:r>
      <w:r>
        <w:rPr>
          <w:spacing w:val="1"/>
          <w:sz w:val="24"/>
        </w:rPr>
        <w:t xml:space="preserve"> </w:t>
      </w:r>
      <w:r>
        <w:rPr>
          <w:sz w:val="24"/>
        </w:rPr>
        <w:t>соответствующему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Пользователю, с момента обращения или запроса </w:t>
      </w:r>
      <w:r>
        <w:rPr>
          <w:sz w:val="24"/>
        </w:rPr>
        <w:t>Пользователя или его законного представителя либо</w:t>
      </w:r>
      <w:r>
        <w:rPr>
          <w:spacing w:val="1"/>
          <w:sz w:val="24"/>
        </w:rPr>
        <w:t xml:space="preserve"> </w:t>
      </w:r>
      <w:r>
        <w:rPr>
          <w:sz w:val="24"/>
        </w:rPr>
        <w:t>уполномоченного</w:t>
      </w:r>
      <w:r>
        <w:rPr>
          <w:spacing w:val="1"/>
          <w:sz w:val="24"/>
        </w:rPr>
        <w:t xml:space="preserve"> </w:t>
      </w:r>
      <w:r>
        <w:rPr>
          <w:sz w:val="24"/>
        </w:rPr>
        <w:t>органа</w:t>
      </w:r>
      <w:r>
        <w:rPr>
          <w:spacing w:val="1"/>
          <w:sz w:val="24"/>
        </w:rPr>
        <w:t xml:space="preserve"> </w:t>
      </w:r>
      <w:r>
        <w:rPr>
          <w:sz w:val="24"/>
        </w:rPr>
        <w:t>по</w:t>
      </w:r>
      <w:r>
        <w:rPr>
          <w:spacing w:val="1"/>
          <w:sz w:val="24"/>
        </w:rPr>
        <w:t xml:space="preserve"> </w:t>
      </w:r>
      <w:r>
        <w:rPr>
          <w:sz w:val="24"/>
        </w:rPr>
        <w:t>защите</w:t>
      </w:r>
      <w:r>
        <w:rPr>
          <w:spacing w:val="1"/>
          <w:sz w:val="24"/>
        </w:rPr>
        <w:t xml:space="preserve"> </w:t>
      </w:r>
      <w:r>
        <w:rPr>
          <w:sz w:val="24"/>
        </w:rPr>
        <w:t>прав</w:t>
      </w:r>
      <w:r>
        <w:rPr>
          <w:spacing w:val="1"/>
          <w:sz w:val="24"/>
        </w:rPr>
        <w:t xml:space="preserve"> </w:t>
      </w:r>
      <w:r>
        <w:rPr>
          <w:sz w:val="24"/>
        </w:rPr>
        <w:t>субъектов</w:t>
      </w:r>
      <w:r>
        <w:rPr>
          <w:spacing w:val="1"/>
          <w:sz w:val="24"/>
        </w:rPr>
        <w:t xml:space="preserve"> </w:t>
      </w:r>
      <w:r>
        <w:rPr>
          <w:sz w:val="24"/>
        </w:rPr>
        <w:t>персональных</w:t>
      </w:r>
      <w:r>
        <w:rPr>
          <w:spacing w:val="1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период</w:t>
      </w:r>
      <w:r>
        <w:rPr>
          <w:spacing w:val="1"/>
          <w:sz w:val="24"/>
        </w:rPr>
        <w:t xml:space="preserve"> </w:t>
      </w:r>
      <w:r>
        <w:rPr>
          <w:sz w:val="24"/>
        </w:rPr>
        <w:t>проверки</w:t>
      </w:r>
      <w:r>
        <w:rPr>
          <w:spacing w:val="60"/>
          <w:sz w:val="24"/>
        </w:rPr>
        <w:t xml:space="preserve"> </w:t>
      </w:r>
      <w:r>
        <w:rPr>
          <w:sz w:val="24"/>
        </w:rPr>
        <w:t>в</w:t>
      </w:r>
      <w:r>
        <w:rPr>
          <w:spacing w:val="1"/>
          <w:sz w:val="24"/>
        </w:rPr>
        <w:t xml:space="preserve"> </w:t>
      </w:r>
      <w:r>
        <w:rPr>
          <w:sz w:val="24"/>
        </w:rPr>
        <w:t>случае выявления</w:t>
      </w:r>
      <w:r>
        <w:rPr>
          <w:spacing w:val="-1"/>
          <w:sz w:val="24"/>
        </w:rPr>
        <w:t xml:space="preserve"> </w:t>
      </w:r>
      <w:r>
        <w:rPr>
          <w:sz w:val="24"/>
        </w:rPr>
        <w:t>недостоверных персональных</w:t>
      </w:r>
      <w:r>
        <w:rPr>
          <w:spacing w:val="-1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1"/>
          <w:sz w:val="24"/>
        </w:rPr>
        <w:t xml:space="preserve"> </w:t>
      </w:r>
      <w:r>
        <w:rPr>
          <w:sz w:val="24"/>
        </w:rPr>
        <w:t>или</w:t>
      </w:r>
      <w:r>
        <w:rPr>
          <w:spacing w:val="-2"/>
          <w:sz w:val="24"/>
        </w:rPr>
        <w:t xml:space="preserve"> </w:t>
      </w:r>
      <w:r>
        <w:rPr>
          <w:sz w:val="24"/>
        </w:rPr>
        <w:t>неправомерных</w:t>
      </w:r>
      <w:r>
        <w:rPr>
          <w:spacing w:val="-1"/>
          <w:sz w:val="24"/>
        </w:rPr>
        <w:t xml:space="preserve"> </w:t>
      </w:r>
      <w:r>
        <w:rPr>
          <w:sz w:val="24"/>
        </w:rPr>
        <w:t>действий.</w:t>
      </w:r>
    </w:p>
    <w:p w14:paraId="4122864E" w14:textId="77777777" w:rsidR="00DD675D" w:rsidRDefault="00DD675D">
      <w:pPr>
        <w:pStyle w:val="a3"/>
        <w:ind w:left="0" w:firstLine="0"/>
        <w:jc w:val="left"/>
      </w:pPr>
    </w:p>
    <w:p w14:paraId="64872CB6" w14:textId="3954EF04" w:rsidR="00DD675D" w:rsidRDefault="00291A49" w:rsidP="00404CC2">
      <w:pPr>
        <w:pStyle w:val="1"/>
        <w:numPr>
          <w:ilvl w:val="0"/>
          <w:numId w:val="2"/>
        </w:numPr>
        <w:ind w:left="0" w:firstLine="0"/>
        <w:jc w:val="center"/>
      </w:pPr>
      <w:r>
        <w:t>УСЛОВИЯ</w:t>
      </w:r>
      <w:r>
        <w:rPr>
          <w:spacing w:val="-5"/>
        </w:rPr>
        <w:t xml:space="preserve"> </w:t>
      </w:r>
      <w:r>
        <w:t>БЕЗОПАСНОСТИ</w:t>
      </w:r>
    </w:p>
    <w:p w14:paraId="0A623118" w14:textId="77777777" w:rsidR="00404CC2" w:rsidRDefault="00404CC2" w:rsidP="00404CC2">
      <w:pPr>
        <w:pStyle w:val="1"/>
        <w:ind w:left="0" w:firstLine="0"/>
      </w:pPr>
    </w:p>
    <w:p w14:paraId="30CB1BCF" w14:textId="366784D2" w:rsidR="00DD675D" w:rsidRDefault="00291A49" w:rsidP="00404CC2">
      <w:pPr>
        <w:pStyle w:val="a4"/>
        <w:numPr>
          <w:ilvl w:val="1"/>
          <w:numId w:val="2"/>
        </w:numPr>
        <w:ind w:left="0" w:right="102" w:firstLine="709"/>
        <w:rPr>
          <w:sz w:val="24"/>
        </w:rPr>
      </w:pPr>
      <w:r>
        <w:rPr>
          <w:sz w:val="24"/>
        </w:rPr>
        <w:t>Пользователь</w:t>
      </w:r>
      <w:r>
        <w:rPr>
          <w:spacing w:val="1"/>
          <w:sz w:val="24"/>
        </w:rPr>
        <w:t xml:space="preserve"> </w:t>
      </w:r>
      <w:r>
        <w:rPr>
          <w:sz w:val="24"/>
        </w:rPr>
        <w:t>принимает</w:t>
      </w:r>
      <w:r>
        <w:rPr>
          <w:spacing w:val="1"/>
          <w:sz w:val="24"/>
        </w:rPr>
        <w:t xml:space="preserve"> </w:t>
      </w:r>
      <w:r>
        <w:rPr>
          <w:sz w:val="24"/>
        </w:rPr>
        <w:t>на</w:t>
      </w:r>
      <w:r>
        <w:rPr>
          <w:spacing w:val="1"/>
          <w:sz w:val="24"/>
        </w:rPr>
        <w:t xml:space="preserve"> </w:t>
      </w:r>
      <w:r>
        <w:rPr>
          <w:sz w:val="24"/>
        </w:rPr>
        <w:t>себя</w:t>
      </w:r>
      <w:r>
        <w:rPr>
          <w:spacing w:val="1"/>
          <w:sz w:val="24"/>
        </w:rPr>
        <w:t xml:space="preserve"> </w:t>
      </w:r>
      <w:r>
        <w:rPr>
          <w:sz w:val="24"/>
        </w:rPr>
        <w:t>всю</w:t>
      </w:r>
      <w:r>
        <w:rPr>
          <w:spacing w:val="1"/>
          <w:sz w:val="24"/>
        </w:rPr>
        <w:t xml:space="preserve"> </w:t>
      </w:r>
      <w:r>
        <w:rPr>
          <w:sz w:val="24"/>
        </w:rPr>
        <w:t>ответственность</w:t>
      </w:r>
      <w:r>
        <w:rPr>
          <w:spacing w:val="1"/>
          <w:sz w:val="24"/>
        </w:rPr>
        <w:t xml:space="preserve"> </w:t>
      </w:r>
      <w:r>
        <w:rPr>
          <w:sz w:val="24"/>
        </w:rPr>
        <w:t>за</w:t>
      </w:r>
      <w:r>
        <w:rPr>
          <w:spacing w:val="1"/>
          <w:sz w:val="24"/>
        </w:rPr>
        <w:t xml:space="preserve"> </w:t>
      </w:r>
      <w:r>
        <w:rPr>
          <w:sz w:val="24"/>
        </w:rPr>
        <w:t>возможные</w:t>
      </w:r>
      <w:r>
        <w:rPr>
          <w:spacing w:val="1"/>
          <w:sz w:val="24"/>
        </w:rPr>
        <w:t xml:space="preserve"> </w:t>
      </w:r>
      <w:r>
        <w:rPr>
          <w:sz w:val="24"/>
        </w:rPr>
        <w:t>травмы</w:t>
      </w:r>
      <w:r>
        <w:rPr>
          <w:spacing w:val="1"/>
          <w:sz w:val="24"/>
        </w:rPr>
        <w:t xml:space="preserve"> </w:t>
      </w:r>
      <w:r>
        <w:rPr>
          <w:sz w:val="24"/>
        </w:rPr>
        <w:lastRenderedPageBreak/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прочие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последствия несчастных случаев, которые могут произойти с ним во время участия в </w:t>
      </w:r>
      <w:r w:rsidR="00EB24C8">
        <w:rPr>
          <w:sz w:val="24"/>
        </w:rPr>
        <w:t>тренировках</w:t>
      </w:r>
      <w:r w:rsidR="00752512">
        <w:rPr>
          <w:sz w:val="24"/>
        </w:rPr>
        <w:t xml:space="preserve"> и спортивных мероприятиях/активностях</w:t>
      </w:r>
      <w:r>
        <w:rPr>
          <w:sz w:val="24"/>
        </w:rPr>
        <w:t xml:space="preserve">, </w:t>
      </w:r>
      <w:r w:rsidR="00752512">
        <w:rPr>
          <w:sz w:val="24"/>
        </w:rPr>
        <w:t>в том</w:t>
      </w:r>
      <w:r>
        <w:rPr>
          <w:spacing w:val="-1"/>
          <w:sz w:val="24"/>
        </w:rPr>
        <w:t xml:space="preserve"> </w:t>
      </w:r>
      <w:r>
        <w:rPr>
          <w:sz w:val="24"/>
        </w:rPr>
        <w:t>числе</w:t>
      </w:r>
      <w:r>
        <w:rPr>
          <w:spacing w:val="-1"/>
          <w:sz w:val="24"/>
        </w:rPr>
        <w:t xml:space="preserve"> </w:t>
      </w:r>
      <w:r>
        <w:rPr>
          <w:sz w:val="24"/>
        </w:rPr>
        <w:t>особо тяжкие</w:t>
      </w:r>
      <w:r>
        <w:rPr>
          <w:spacing w:val="-1"/>
          <w:sz w:val="24"/>
        </w:rPr>
        <w:t xml:space="preserve"> </w:t>
      </w:r>
      <w:r>
        <w:rPr>
          <w:sz w:val="24"/>
        </w:rPr>
        <w:t>последствия.</w:t>
      </w:r>
    </w:p>
    <w:p w14:paraId="7AF697EE" w14:textId="6655ABE8" w:rsidR="00DD675D" w:rsidRDefault="00752512" w:rsidP="00404CC2">
      <w:pPr>
        <w:pStyle w:val="a4"/>
        <w:numPr>
          <w:ilvl w:val="1"/>
          <w:numId w:val="2"/>
        </w:numPr>
        <w:tabs>
          <w:tab w:val="left" w:pos="1074"/>
        </w:tabs>
        <w:spacing w:before="1"/>
        <w:ind w:left="0" w:right="104" w:firstLine="709"/>
        <w:rPr>
          <w:sz w:val="24"/>
        </w:rPr>
      </w:pPr>
      <w:r>
        <w:rPr>
          <w:sz w:val="24"/>
        </w:rPr>
        <w:t xml:space="preserve"> Пользователь заявляет, что физически и морально подготовлен к участию в </w:t>
      </w:r>
      <w:r w:rsidR="00EB24C8">
        <w:rPr>
          <w:sz w:val="24"/>
        </w:rPr>
        <w:t>тренировках</w:t>
      </w:r>
      <w:r>
        <w:rPr>
          <w:sz w:val="24"/>
        </w:rPr>
        <w:t xml:space="preserve"> и спортивных мероприятиях/активностях и</w:t>
      </w:r>
      <w:r>
        <w:rPr>
          <w:spacing w:val="1"/>
          <w:sz w:val="24"/>
        </w:rPr>
        <w:t xml:space="preserve"> </w:t>
      </w:r>
      <w:r>
        <w:rPr>
          <w:sz w:val="24"/>
        </w:rPr>
        <w:t>к возможному умственному и физическому напряжению, связанному с таким участием, и принимает</w:t>
      </w:r>
      <w:r>
        <w:rPr>
          <w:spacing w:val="1"/>
          <w:sz w:val="24"/>
        </w:rPr>
        <w:t xml:space="preserve"> </w:t>
      </w:r>
      <w:r>
        <w:rPr>
          <w:sz w:val="24"/>
        </w:rPr>
        <w:t>все</w:t>
      </w:r>
      <w:r>
        <w:rPr>
          <w:spacing w:val="-2"/>
          <w:sz w:val="24"/>
        </w:rPr>
        <w:t xml:space="preserve"> </w:t>
      </w:r>
      <w:r>
        <w:rPr>
          <w:sz w:val="24"/>
        </w:rPr>
        <w:t>риски, связанные с</w:t>
      </w:r>
      <w:r>
        <w:rPr>
          <w:spacing w:val="1"/>
          <w:sz w:val="24"/>
        </w:rPr>
        <w:t xml:space="preserve"> </w:t>
      </w:r>
      <w:r>
        <w:rPr>
          <w:sz w:val="24"/>
        </w:rPr>
        <w:t>этим.</w:t>
      </w:r>
    </w:p>
    <w:p w14:paraId="612F8D74" w14:textId="7FB0CBE1" w:rsidR="00DD675D" w:rsidRDefault="00A02F5D" w:rsidP="00404CC2">
      <w:pPr>
        <w:pStyle w:val="a4"/>
        <w:numPr>
          <w:ilvl w:val="1"/>
          <w:numId w:val="2"/>
        </w:numPr>
        <w:ind w:left="0" w:right="101" w:firstLine="709"/>
        <w:rPr>
          <w:sz w:val="24"/>
        </w:rPr>
      </w:pPr>
      <w:r>
        <w:rPr>
          <w:sz w:val="24"/>
        </w:rPr>
        <w:t xml:space="preserve">Пользователь гарантирует, что во время </w:t>
      </w:r>
      <w:r w:rsidR="00EB24C8">
        <w:rPr>
          <w:sz w:val="24"/>
        </w:rPr>
        <w:t>тренировок</w:t>
      </w:r>
      <w:r w:rsidR="00752512">
        <w:rPr>
          <w:sz w:val="24"/>
        </w:rPr>
        <w:t xml:space="preserve"> и спортивных мероприятий/активностей</w:t>
      </w:r>
      <w:r>
        <w:rPr>
          <w:sz w:val="24"/>
        </w:rPr>
        <w:t xml:space="preserve"> никогда и</w:t>
      </w:r>
      <w:r>
        <w:rPr>
          <w:spacing w:val="1"/>
          <w:sz w:val="24"/>
        </w:rPr>
        <w:t xml:space="preserve"> </w:t>
      </w:r>
      <w:r>
        <w:rPr>
          <w:sz w:val="24"/>
        </w:rPr>
        <w:t>ни при каких обстоятельствах</w:t>
      </w:r>
      <w:r>
        <w:rPr>
          <w:spacing w:val="1"/>
          <w:sz w:val="24"/>
        </w:rPr>
        <w:t xml:space="preserve"> </w:t>
      </w:r>
      <w:r>
        <w:rPr>
          <w:sz w:val="24"/>
        </w:rPr>
        <w:t>не будет умышленно</w:t>
      </w:r>
      <w:r>
        <w:rPr>
          <w:spacing w:val="1"/>
          <w:sz w:val="24"/>
        </w:rPr>
        <w:t xml:space="preserve"> </w:t>
      </w:r>
      <w:r>
        <w:rPr>
          <w:sz w:val="24"/>
        </w:rPr>
        <w:t>создавать ситуации, которые могут причинить вред другим участникам, организаторам, посторонним</w:t>
      </w:r>
      <w:r>
        <w:rPr>
          <w:spacing w:val="1"/>
          <w:sz w:val="24"/>
        </w:rPr>
        <w:t xml:space="preserve"> </w:t>
      </w:r>
      <w:r>
        <w:rPr>
          <w:sz w:val="24"/>
        </w:rPr>
        <w:t>лицам, а также имуществу. В случае причинения вреда Пользователь обязуется нести ответственность</w:t>
      </w:r>
      <w:r>
        <w:rPr>
          <w:spacing w:val="1"/>
          <w:sz w:val="24"/>
        </w:rPr>
        <w:t xml:space="preserve"> </w:t>
      </w:r>
      <w:r>
        <w:rPr>
          <w:sz w:val="24"/>
        </w:rPr>
        <w:t>самостоятельно</w:t>
      </w:r>
      <w:r>
        <w:rPr>
          <w:spacing w:val="-1"/>
          <w:sz w:val="24"/>
        </w:rPr>
        <w:t xml:space="preserve"> </w:t>
      </w:r>
      <w:r>
        <w:rPr>
          <w:sz w:val="24"/>
        </w:rPr>
        <w:t>и за</w:t>
      </w:r>
      <w:r>
        <w:rPr>
          <w:spacing w:val="-1"/>
          <w:sz w:val="24"/>
        </w:rPr>
        <w:t xml:space="preserve"> </w:t>
      </w:r>
      <w:r>
        <w:rPr>
          <w:sz w:val="24"/>
        </w:rPr>
        <w:t>свой счет в</w:t>
      </w:r>
      <w:r>
        <w:rPr>
          <w:spacing w:val="-1"/>
          <w:sz w:val="24"/>
        </w:rPr>
        <w:t xml:space="preserve"> </w:t>
      </w:r>
      <w:r>
        <w:rPr>
          <w:sz w:val="24"/>
        </w:rPr>
        <w:t>полном</w:t>
      </w:r>
      <w:r>
        <w:rPr>
          <w:spacing w:val="-1"/>
          <w:sz w:val="24"/>
        </w:rPr>
        <w:t xml:space="preserve"> </w:t>
      </w:r>
      <w:r>
        <w:rPr>
          <w:sz w:val="24"/>
        </w:rPr>
        <w:t>объеме.</w:t>
      </w:r>
    </w:p>
    <w:p w14:paraId="78528F0D" w14:textId="7BC0BB49" w:rsidR="00DD675D" w:rsidRDefault="00BB3B9D" w:rsidP="00404CC2">
      <w:pPr>
        <w:pStyle w:val="a4"/>
        <w:numPr>
          <w:ilvl w:val="1"/>
          <w:numId w:val="2"/>
        </w:numPr>
        <w:tabs>
          <w:tab w:val="left" w:pos="1254"/>
        </w:tabs>
        <w:ind w:left="0" w:right="110" w:firstLine="709"/>
        <w:rPr>
          <w:sz w:val="24"/>
        </w:rPr>
      </w:pPr>
      <w:r>
        <w:rPr>
          <w:sz w:val="24"/>
        </w:rPr>
        <w:t>Принимая</w:t>
      </w:r>
      <w:r w:rsidR="00A02F5D">
        <w:rPr>
          <w:spacing w:val="1"/>
          <w:sz w:val="24"/>
        </w:rPr>
        <w:t xml:space="preserve"> </w:t>
      </w:r>
      <w:r>
        <w:rPr>
          <w:sz w:val="24"/>
        </w:rPr>
        <w:t xml:space="preserve">участие в </w:t>
      </w:r>
      <w:r w:rsidR="00EB24C8">
        <w:rPr>
          <w:sz w:val="24"/>
        </w:rPr>
        <w:t>тренировк</w:t>
      </w:r>
      <w:r>
        <w:rPr>
          <w:sz w:val="24"/>
        </w:rPr>
        <w:t>ах</w:t>
      </w:r>
      <w:r w:rsidR="00752512">
        <w:rPr>
          <w:sz w:val="24"/>
        </w:rPr>
        <w:t>, спортивных мероприяти</w:t>
      </w:r>
      <w:r>
        <w:rPr>
          <w:sz w:val="24"/>
        </w:rPr>
        <w:t>ях</w:t>
      </w:r>
      <w:r w:rsidR="00752512">
        <w:rPr>
          <w:sz w:val="24"/>
        </w:rPr>
        <w:t>/активност</w:t>
      </w:r>
      <w:r>
        <w:rPr>
          <w:sz w:val="24"/>
        </w:rPr>
        <w:t>ях,</w:t>
      </w:r>
      <w:r>
        <w:rPr>
          <w:spacing w:val="1"/>
          <w:sz w:val="24"/>
        </w:rPr>
        <w:t xml:space="preserve"> </w:t>
      </w:r>
      <w:r>
        <w:rPr>
          <w:sz w:val="24"/>
        </w:rPr>
        <w:t>Пользователь</w:t>
      </w:r>
      <w:r>
        <w:rPr>
          <w:spacing w:val="1"/>
          <w:sz w:val="24"/>
        </w:rPr>
        <w:t xml:space="preserve"> </w:t>
      </w:r>
      <w:r>
        <w:rPr>
          <w:sz w:val="24"/>
        </w:rPr>
        <w:t>понимает</w:t>
      </w:r>
      <w:r>
        <w:rPr>
          <w:spacing w:val="1"/>
          <w:sz w:val="24"/>
        </w:rPr>
        <w:t xml:space="preserve"> </w:t>
      </w:r>
      <w:r>
        <w:rPr>
          <w:sz w:val="24"/>
        </w:rPr>
        <w:t>необходимость</w:t>
      </w:r>
      <w:r>
        <w:rPr>
          <w:spacing w:val="-57"/>
          <w:sz w:val="24"/>
        </w:rPr>
        <w:t xml:space="preserve"> </w:t>
      </w:r>
      <w:r>
        <w:rPr>
          <w:sz w:val="24"/>
        </w:rPr>
        <w:t>мониторинга своего здоровья</w:t>
      </w:r>
      <w:r>
        <w:rPr>
          <w:spacing w:val="1"/>
          <w:sz w:val="24"/>
        </w:rPr>
        <w:t xml:space="preserve"> </w:t>
      </w:r>
      <w:r>
        <w:rPr>
          <w:sz w:val="24"/>
        </w:rPr>
        <w:t>перед</w:t>
      </w:r>
      <w:r>
        <w:rPr>
          <w:spacing w:val="1"/>
          <w:sz w:val="24"/>
        </w:rPr>
        <w:t xml:space="preserve"> </w:t>
      </w:r>
      <w:r>
        <w:rPr>
          <w:sz w:val="24"/>
        </w:rPr>
        <w:t>посещением мероприятия и</w:t>
      </w:r>
      <w:r>
        <w:rPr>
          <w:spacing w:val="1"/>
          <w:sz w:val="24"/>
        </w:rPr>
        <w:t xml:space="preserve"> </w:t>
      </w:r>
      <w:r>
        <w:rPr>
          <w:sz w:val="24"/>
        </w:rPr>
        <w:t>самостоятельно принимае</w:t>
      </w:r>
      <w:r w:rsidR="00752512">
        <w:rPr>
          <w:sz w:val="24"/>
        </w:rPr>
        <w:t>т решение об</w:t>
      </w:r>
      <w:r w:rsidR="00752512">
        <w:rPr>
          <w:spacing w:val="60"/>
          <w:sz w:val="24"/>
        </w:rPr>
        <w:t xml:space="preserve"> </w:t>
      </w:r>
      <w:r>
        <w:rPr>
          <w:sz w:val="24"/>
        </w:rPr>
        <w:t>участии.</w:t>
      </w:r>
    </w:p>
    <w:p w14:paraId="5C0D60DD" w14:textId="77777777" w:rsidR="00851D90" w:rsidRDefault="00851D90" w:rsidP="00851D90">
      <w:pPr>
        <w:pStyle w:val="a4"/>
        <w:tabs>
          <w:tab w:val="left" w:pos="1254"/>
        </w:tabs>
        <w:ind w:left="709" w:right="110" w:firstLine="0"/>
        <w:jc w:val="right"/>
        <w:rPr>
          <w:sz w:val="24"/>
        </w:rPr>
      </w:pPr>
    </w:p>
    <w:p w14:paraId="756845A6" w14:textId="0E3906C8" w:rsidR="00851D90" w:rsidRPr="00851D90" w:rsidRDefault="00851D90" w:rsidP="00851D90">
      <w:pPr>
        <w:pStyle w:val="1"/>
        <w:numPr>
          <w:ilvl w:val="0"/>
          <w:numId w:val="2"/>
        </w:numPr>
        <w:ind w:left="0" w:firstLine="0"/>
        <w:jc w:val="center"/>
      </w:pPr>
      <w:r w:rsidRPr="00851D90">
        <w:t>МЕРЫ, ПРИМЕНЯЕМЫЕ ДЛЯ ЗАЩИТЫ ПЕРСОНАЛЬНОЙ ИНФОРМАЦИИ ПОЛЬЗОВАТЕЛЯ</w:t>
      </w:r>
    </w:p>
    <w:p w14:paraId="000261C7" w14:textId="77777777" w:rsidR="00851D90" w:rsidRDefault="00851D90" w:rsidP="00851D90">
      <w:pPr>
        <w:jc w:val="both"/>
        <w:rPr>
          <w:b/>
          <w:sz w:val="24"/>
          <w:szCs w:val="24"/>
        </w:rPr>
      </w:pPr>
    </w:p>
    <w:p w14:paraId="3B1A4399" w14:textId="18CFD933" w:rsidR="00851D90" w:rsidRPr="00851D90" w:rsidRDefault="00851D90" w:rsidP="00851D90">
      <w:pPr>
        <w:pStyle w:val="a4"/>
        <w:numPr>
          <w:ilvl w:val="1"/>
          <w:numId w:val="2"/>
        </w:numPr>
        <w:ind w:firstLine="604"/>
        <w:rPr>
          <w:sz w:val="24"/>
          <w:szCs w:val="24"/>
        </w:rPr>
      </w:pPr>
      <w:r w:rsidRPr="00851D90">
        <w:rPr>
          <w:sz w:val="24"/>
          <w:szCs w:val="24"/>
        </w:rPr>
        <w:t>Оператор принимает необходимые и достаточные организационные и технические меры для защиты персональной информации Пользователя от неправомерного или случайного доступа, уничтожения, изменения, блокирования, копирования, распространения, а также от иных неправомерных действий с ней третьих лиц.</w:t>
      </w:r>
    </w:p>
    <w:p w14:paraId="44ECA70C" w14:textId="77777777" w:rsidR="00DD675D" w:rsidRDefault="00DD675D">
      <w:pPr>
        <w:pStyle w:val="a3"/>
        <w:ind w:left="0" w:firstLine="0"/>
        <w:jc w:val="left"/>
        <w:rPr>
          <w:sz w:val="22"/>
        </w:rPr>
      </w:pPr>
    </w:p>
    <w:p w14:paraId="45D162CE" w14:textId="77777777" w:rsidR="00DD675D" w:rsidRDefault="00291A49" w:rsidP="00404CC2">
      <w:pPr>
        <w:pStyle w:val="1"/>
        <w:numPr>
          <w:ilvl w:val="0"/>
          <w:numId w:val="2"/>
        </w:numPr>
        <w:ind w:left="0" w:firstLine="0"/>
        <w:jc w:val="center"/>
      </w:pPr>
      <w:r>
        <w:t>ДОПО</w:t>
      </w:r>
      <w:r>
        <w:t>ЛНИТЕЛЬНЫЕ</w:t>
      </w:r>
      <w:r>
        <w:rPr>
          <w:spacing w:val="-4"/>
        </w:rPr>
        <w:t xml:space="preserve"> </w:t>
      </w:r>
      <w:r>
        <w:t>УСЛОВИЯ</w:t>
      </w:r>
    </w:p>
    <w:p w14:paraId="0CC864D0" w14:textId="77777777" w:rsidR="00DD675D" w:rsidRDefault="00DD675D">
      <w:pPr>
        <w:pStyle w:val="a3"/>
        <w:ind w:left="0" w:firstLine="0"/>
        <w:jc w:val="left"/>
        <w:rPr>
          <w:b/>
        </w:rPr>
      </w:pPr>
    </w:p>
    <w:p w14:paraId="7ED02938" w14:textId="34E6D16D" w:rsidR="00DD675D" w:rsidRDefault="00291A49" w:rsidP="00404CC2">
      <w:pPr>
        <w:pStyle w:val="a4"/>
        <w:numPr>
          <w:ilvl w:val="1"/>
          <w:numId w:val="2"/>
        </w:numPr>
        <w:spacing w:before="1"/>
        <w:ind w:left="0" w:right="113" w:firstLine="709"/>
        <w:rPr>
          <w:sz w:val="24"/>
        </w:rPr>
      </w:pPr>
      <w:r>
        <w:rPr>
          <w:sz w:val="24"/>
        </w:rPr>
        <w:t>К</w:t>
      </w:r>
      <w:r>
        <w:rPr>
          <w:spacing w:val="48"/>
          <w:sz w:val="24"/>
        </w:rPr>
        <w:t xml:space="preserve"> </w:t>
      </w:r>
      <w:r>
        <w:rPr>
          <w:sz w:val="24"/>
        </w:rPr>
        <w:t>настоящей</w:t>
      </w:r>
      <w:r>
        <w:rPr>
          <w:spacing w:val="49"/>
          <w:sz w:val="24"/>
        </w:rPr>
        <w:t xml:space="preserve"> </w:t>
      </w:r>
      <w:r>
        <w:rPr>
          <w:sz w:val="24"/>
        </w:rPr>
        <w:t>Политике</w:t>
      </w:r>
      <w:r>
        <w:rPr>
          <w:spacing w:val="47"/>
          <w:sz w:val="24"/>
        </w:rPr>
        <w:t xml:space="preserve"> </w:t>
      </w:r>
      <w:r>
        <w:rPr>
          <w:sz w:val="24"/>
        </w:rPr>
        <w:t>конфиденциальности</w:t>
      </w:r>
      <w:r>
        <w:rPr>
          <w:spacing w:val="49"/>
          <w:sz w:val="24"/>
        </w:rPr>
        <w:t xml:space="preserve"> </w:t>
      </w:r>
      <w:r>
        <w:rPr>
          <w:sz w:val="24"/>
        </w:rPr>
        <w:t>и</w:t>
      </w:r>
      <w:r>
        <w:rPr>
          <w:spacing w:val="49"/>
          <w:sz w:val="24"/>
        </w:rPr>
        <w:t xml:space="preserve"> </w:t>
      </w:r>
      <w:r>
        <w:rPr>
          <w:sz w:val="24"/>
        </w:rPr>
        <w:t>отношениям</w:t>
      </w:r>
      <w:r>
        <w:rPr>
          <w:spacing w:val="47"/>
          <w:sz w:val="24"/>
        </w:rPr>
        <w:t xml:space="preserve"> </w:t>
      </w:r>
      <w:r>
        <w:rPr>
          <w:sz w:val="24"/>
        </w:rPr>
        <w:t>между</w:t>
      </w:r>
      <w:r>
        <w:rPr>
          <w:spacing w:val="48"/>
          <w:sz w:val="24"/>
        </w:rPr>
        <w:t xml:space="preserve"> </w:t>
      </w:r>
      <w:r>
        <w:rPr>
          <w:sz w:val="24"/>
        </w:rPr>
        <w:t>Пользователем</w:t>
      </w:r>
      <w:r w:rsidR="00752512">
        <w:rPr>
          <w:sz w:val="24"/>
        </w:rPr>
        <w:t xml:space="preserve"> и Оператором</w:t>
      </w:r>
      <w:r>
        <w:rPr>
          <w:spacing w:val="-1"/>
          <w:sz w:val="24"/>
        </w:rPr>
        <w:t xml:space="preserve"> </w:t>
      </w:r>
      <w:r>
        <w:rPr>
          <w:sz w:val="24"/>
        </w:rPr>
        <w:t>применяется действующее</w:t>
      </w:r>
      <w:r>
        <w:rPr>
          <w:spacing w:val="-2"/>
          <w:sz w:val="24"/>
        </w:rPr>
        <w:t xml:space="preserve"> </w:t>
      </w:r>
      <w:r>
        <w:rPr>
          <w:sz w:val="24"/>
        </w:rPr>
        <w:t>законодательство Российской</w:t>
      </w:r>
      <w:r>
        <w:rPr>
          <w:spacing w:val="-3"/>
          <w:sz w:val="24"/>
        </w:rPr>
        <w:t xml:space="preserve"> </w:t>
      </w:r>
      <w:r>
        <w:rPr>
          <w:sz w:val="24"/>
        </w:rPr>
        <w:t>Федерации.</w:t>
      </w:r>
    </w:p>
    <w:p w14:paraId="12CA4940" w14:textId="74743E45" w:rsidR="00DD675D" w:rsidRDefault="00291A49" w:rsidP="00404CC2">
      <w:pPr>
        <w:pStyle w:val="a4"/>
        <w:numPr>
          <w:ilvl w:val="1"/>
          <w:numId w:val="2"/>
        </w:numPr>
        <w:ind w:left="0" w:right="105" w:firstLine="709"/>
        <w:rPr>
          <w:sz w:val="24"/>
        </w:rPr>
      </w:pPr>
      <w:r>
        <w:rPr>
          <w:sz w:val="24"/>
        </w:rPr>
        <w:t>Оператор</w:t>
      </w:r>
      <w:r>
        <w:rPr>
          <w:spacing w:val="31"/>
          <w:sz w:val="24"/>
        </w:rPr>
        <w:t xml:space="preserve"> </w:t>
      </w:r>
      <w:r>
        <w:rPr>
          <w:sz w:val="24"/>
        </w:rPr>
        <w:t>вправе</w:t>
      </w:r>
      <w:r>
        <w:rPr>
          <w:spacing w:val="28"/>
          <w:sz w:val="24"/>
        </w:rPr>
        <w:t xml:space="preserve"> </w:t>
      </w:r>
      <w:r>
        <w:rPr>
          <w:sz w:val="24"/>
        </w:rPr>
        <w:t>вносить</w:t>
      </w:r>
      <w:r>
        <w:rPr>
          <w:spacing w:val="29"/>
          <w:sz w:val="24"/>
        </w:rPr>
        <w:t xml:space="preserve"> </w:t>
      </w:r>
      <w:r>
        <w:rPr>
          <w:sz w:val="24"/>
        </w:rPr>
        <w:t>изменения</w:t>
      </w:r>
      <w:r>
        <w:rPr>
          <w:spacing w:val="27"/>
          <w:sz w:val="24"/>
        </w:rPr>
        <w:t xml:space="preserve"> </w:t>
      </w:r>
      <w:r>
        <w:rPr>
          <w:sz w:val="24"/>
        </w:rPr>
        <w:t>в</w:t>
      </w:r>
      <w:r>
        <w:rPr>
          <w:spacing w:val="29"/>
          <w:sz w:val="24"/>
        </w:rPr>
        <w:t xml:space="preserve"> </w:t>
      </w:r>
      <w:r>
        <w:rPr>
          <w:sz w:val="24"/>
        </w:rPr>
        <w:t>настоящую</w:t>
      </w:r>
      <w:r>
        <w:rPr>
          <w:spacing w:val="30"/>
          <w:sz w:val="24"/>
        </w:rPr>
        <w:t xml:space="preserve"> </w:t>
      </w:r>
      <w:r>
        <w:rPr>
          <w:sz w:val="24"/>
        </w:rPr>
        <w:t>Политику</w:t>
      </w:r>
      <w:r>
        <w:rPr>
          <w:spacing w:val="30"/>
          <w:sz w:val="24"/>
        </w:rPr>
        <w:t xml:space="preserve"> </w:t>
      </w:r>
      <w:r>
        <w:rPr>
          <w:sz w:val="24"/>
        </w:rPr>
        <w:t>конфиденциальности</w:t>
      </w:r>
      <w:r>
        <w:rPr>
          <w:spacing w:val="31"/>
          <w:sz w:val="24"/>
        </w:rPr>
        <w:t xml:space="preserve"> </w:t>
      </w:r>
      <w:r>
        <w:rPr>
          <w:sz w:val="24"/>
        </w:rPr>
        <w:t>бе</w:t>
      </w:r>
      <w:r w:rsidR="002D798B">
        <w:rPr>
          <w:sz w:val="24"/>
        </w:rPr>
        <w:t xml:space="preserve">з </w:t>
      </w:r>
      <w:r>
        <w:rPr>
          <w:sz w:val="24"/>
        </w:rPr>
        <w:t>согласия</w:t>
      </w:r>
      <w:r>
        <w:rPr>
          <w:spacing w:val="-1"/>
          <w:sz w:val="24"/>
        </w:rPr>
        <w:t xml:space="preserve"> </w:t>
      </w:r>
      <w:r>
        <w:rPr>
          <w:sz w:val="24"/>
        </w:rPr>
        <w:t>Пользователя.</w:t>
      </w:r>
    </w:p>
    <w:p w14:paraId="7568D21F" w14:textId="6512429D" w:rsidR="00DD675D" w:rsidRDefault="00291A49" w:rsidP="00404CC2">
      <w:pPr>
        <w:pStyle w:val="a4"/>
        <w:numPr>
          <w:ilvl w:val="1"/>
          <w:numId w:val="2"/>
        </w:numPr>
        <w:tabs>
          <w:tab w:val="left" w:pos="1100"/>
        </w:tabs>
        <w:ind w:left="0" w:right="108" w:firstLine="709"/>
        <w:rPr>
          <w:sz w:val="24"/>
        </w:rPr>
      </w:pPr>
      <w:r>
        <w:rPr>
          <w:sz w:val="24"/>
        </w:rPr>
        <w:t>Нова</w:t>
      </w:r>
      <w:r w:rsidR="002D798B">
        <w:rPr>
          <w:sz w:val="24"/>
        </w:rPr>
        <w:t xml:space="preserve">я редакция </w:t>
      </w:r>
      <w:r>
        <w:rPr>
          <w:sz w:val="24"/>
        </w:rPr>
        <w:t>Политик</w:t>
      </w:r>
      <w:r w:rsidR="002D798B">
        <w:rPr>
          <w:sz w:val="24"/>
        </w:rPr>
        <w:t>и</w:t>
      </w:r>
      <w:r>
        <w:rPr>
          <w:spacing w:val="29"/>
          <w:sz w:val="24"/>
        </w:rPr>
        <w:t xml:space="preserve"> </w:t>
      </w:r>
      <w:r>
        <w:rPr>
          <w:sz w:val="24"/>
        </w:rPr>
        <w:t>конфиденциальности</w:t>
      </w:r>
      <w:r>
        <w:rPr>
          <w:spacing w:val="32"/>
          <w:sz w:val="24"/>
        </w:rPr>
        <w:t xml:space="preserve"> </w:t>
      </w:r>
      <w:r>
        <w:rPr>
          <w:sz w:val="24"/>
        </w:rPr>
        <w:t>вступает</w:t>
      </w:r>
      <w:r>
        <w:rPr>
          <w:spacing w:val="32"/>
          <w:sz w:val="24"/>
        </w:rPr>
        <w:t xml:space="preserve"> </w:t>
      </w:r>
      <w:r>
        <w:rPr>
          <w:sz w:val="24"/>
        </w:rPr>
        <w:t>в</w:t>
      </w:r>
      <w:r>
        <w:rPr>
          <w:spacing w:val="29"/>
          <w:sz w:val="24"/>
        </w:rPr>
        <w:t xml:space="preserve"> </w:t>
      </w:r>
      <w:r>
        <w:rPr>
          <w:sz w:val="24"/>
        </w:rPr>
        <w:t>силу</w:t>
      </w:r>
      <w:r>
        <w:rPr>
          <w:spacing w:val="30"/>
          <w:sz w:val="24"/>
        </w:rPr>
        <w:t xml:space="preserve"> </w:t>
      </w:r>
      <w:r>
        <w:rPr>
          <w:sz w:val="24"/>
        </w:rPr>
        <w:t>с</w:t>
      </w:r>
      <w:r>
        <w:rPr>
          <w:spacing w:val="29"/>
          <w:sz w:val="24"/>
        </w:rPr>
        <w:t xml:space="preserve"> </w:t>
      </w:r>
      <w:r>
        <w:rPr>
          <w:sz w:val="24"/>
        </w:rPr>
        <w:t>момента</w:t>
      </w:r>
      <w:r>
        <w:rPr>
          <w:spacing w:val="31"/>
          <w:sz w:val="24"/>
        </w:rPr>
        <w:t xml:space="preserve"> </w:t>
      </w:r>
      <w:r>
        <w:rPr>
          <w:sz w:val="24"/>
        </w:rPr>
        <w:t>ее</w:t>
      </w:r>
      <w:r>
        <w:rPr>
          <w:spacing w:val="29"/>
          <w:sz w:val="24"/>
        </w:rPr>
        <w:t xml:space="preserve"> </w:t>
      </w:r>
      <w:r>
        <w:rPr>
          <w:sz w:val="24"/>
        </w:rPr>
        <w:t>размещения</w:t>
      </w:r>
      <w:r>
        <w:rPr>
          <w:spacing w:val="30"/>
          <w:sz w:val="24"/>
        </w:rPr>
        <w:t xml:space="preserve"> </w:t>
      </w:r>
      <w:r>
        <w:rPr>
          <w:sz w:val="24"/>
        </w:rPr>
        <w:t>на</w:t>
      </w:r>
      <w:r>
        <w:rPr>
          <w:spacing w:val="30"/>
          <w:sz w:val="24"/>
        </w:rPr>
        <w:t xml:space="preserve"> </w:t>
      </w:r>
      <w:r>
        <w:rPr>
          <w:sz w:val="24"/>
        </w:rPr>
        <w:t>Сайте,</w:t>
      </w:r>
      <w:r>
        <w:rPr>
          <w:spacing w:val="-57"/>
          <w:sz w:val="24"/>
        </w:rPr>
        <w:t xml:space="preserve"> </w:t>
      </w:r>
      <w:r>
        <w:rPr>
          <w:sz w:val="24"/>
        </w:rPr>
        <w:t>если иное</w:t>
      </w:r>
      <w:r>
        <w:rPr>
          <w:spacing w:val="-1"/>
          <w:sz w:val="24"/>
        </w:rPr>
        <w:t xml:space="preserve"> </w:t>
      </w:r>
      <w:r>
        <w:rPr>
          <w:sz w:val="24"/>
        </w:rPr>
        <w:t>не</w:t>
      </w:r>
      <w:r>
        <w:rPr>
          <w:spacing w:val="-2"/>
          <w:sz w:val="24"/>
        </w:rPr>
        <w:t xml:space="preserve"> </w:t>
      </w:r>
      <w:r>
        <w:rPr>
          <w:sz w:val="24"/>
        </w:rPr>
        <w:t>предусмотрено новой</w:t>
      </w:r>
      <w:r>
        <w:rPr>
          <w:spacing w:val="-1"/>
          <w:sz w:val="24"/>
        </w:rPr>
        <w:t xml:space="preserve"> </w:t>
      </w:r>
      <w:r>
        <w:rPr>
          <w:sz w:val="24"/>
        </w:rPr>
        <w:t>редакцией</w:t>
      </w:r>
      <w:r>
        <w:rPr>
          <w:spacing w:val="-2"/>
          <w:sz w:val="24"/>
        </w:rPr>
        <w:t xml:space="preserve"> </w:t>
      </w:r>
      <w:r>
        <w:rPr>
          <w:sz w:val="24"/>
        </w:rPr>
        <w:t>Политики конфиденциальности.</w:t>
      </w:r>
    </w:p>
    <w:p w14:paraId="5151E01A" w14:textId="59AD7CA9" w:rsidR="00DD675D" w:rsidRPr="0082069D" w:rsidRDefault="00291A49" w:rsidP="00404CC2">
      <w:pPr>
        <w:pStyle w:val="a4"/>
        <w:numPr>
          <w:ilvl w:val="1"/>
          <w:numId w:val="2"/>
        </w:numPr>
        <w:ind w:left="0" w:right="107" w:firstLine="709"/>
        <w:rPr>
          <w:sz w:val="24"/>
          <w:szCs w:val="24"/>
        </w:rPr>
      </w:pPr>
      <w:r w:rsidRPr="0082069D">
        <w:rPr>
          <w:sz w:val="24"/>
          <w:szCs w:val="24"/>
        </w:rPr>
        <w:t>Все</w:t>
      </w:r>
      <w:r w:rsidRPr="0082069D">
        <w:rPr>
          <w:spacing w:val="37"/>
          <w:sz w:val="24"/>
          <w:szCs w:val="24"/>
        </w:rPr>
        <w:t xml:space="preserve"> </w:t>
      </w:r>
      <w:r w:rsidRPr="0082069D">
        <w:rPr>
          <w:sz w:val="24"/>
          <w:szCs w:val="24"/>
        </w:rPr>
        <w:t>предложения</w:t>
      </w:r>
      <w:r w:rsidRPr="0082069D">
        <w:rPr>
          <w:spacing w:val="36"/>
          <w:sz w:val="24"/>
          <w:szCs w:val="24"/>
        </w:rPr>
        <w:t xml:space="preserve"> </w:t>
      </w:r>
      <w:r w:rsidRPr="0082069D">
        <w:rPr>
          <w:sz w:val="24"/>
          <w:szCs w:val="24"/>
        </w:rPr>
        <w:t>или</w:t>
      </w:r>
      <w:r w:rsidRPr="0082069D">
        <w:rPr>
          <w:spacing w:val="37"/>
          <w:sz w:val="24"/>
          <w:szCs w:val="24"/>
        </w:rPr>
        <w:t xml:space="preserve"> </w:t>
      </w:r>
      <w:r w:rsidRPr="0082069D">
        <w:rPr>
          <w:sz w:val="24"/>
          <w:szCs w:val="24"/>
        </w:rPr>
        <w:t>вопросы</w:t>
      </w:r>
      <w:r w:rsidRPr="0082069D">
        <w:rPr>
          <w:spacing w:val="38"/>
          <w:sz w:val="24"/>
          <w:szCs w:val="24"/>
        </w:rPr>
        <w:t xml:space="preserve"> </w:t>
      </w:r>
      <w:r w:rsidRPr="0082069D">
        <w:rPr>
          <w:sz w:val="24"/>
          <w:szCs w:val="24"/>
        </w:rPr>
        <w:t>по</w:t>
      </w:r>
      <w:r w:rsidRPr="0082069D">
        <w:rPr>
          <w:spacing w:val="39"/>
          <w:sz w:val="24"/>
          <w:szCs w:val="24"/>
        </w:rPr>
        <w:t xml:space="preserve"> </w:t>
      </w:r>
      <w:r w:rsidRPr="0082069D">
        <w:rPr>
          <w:sz w:val="24"/>
          <w:szCs w:val="24"/>
        </w:rPr>
        <w:t>настоящей</w:t>
      </w:r>
      <w:r w:rsidRPr="0082069D">
        <w:rPr>
          <w:spacing w:val="39"/>
          <w:sz w:val="24"/>
          <w:szCs w:val="24"/>
        </w:rPr>
        <w:t xml:space="preserve"> </w:t>
      </w:r>
      <w:r w:rsidRPr="0082069D">
        <w:rPr>
          <w:sz w:val="24"/>
          <w:szCs w:val="24"/>
        </w:rPr>
        <w:t>Политике</w:t>
      </w:r>
      <w:r w:rsidRPr="0082069D">
        <w:rPr>
          <w:spacing w:val="38"/>
          <w:sz w:val="24"/>
          <w:szCs w:val="24"/>
        </w:rPr>
        <w:t xml:space="preserve"> </w:t>
      </w:r>
      <w:r w:rsidRPr="0082069D">
        <w:rPr>
          <w:sz w:val="24"/>
          <w:szCs w:val="24"/>
        </w:rPr>
        <w:t>конфиденциальности</w:t>
      </w:r>
      <w:r w:rsidR="00DE73A7">
        <w:rPr>
          <w:sz w:val="24"/>
          <w:szCs w:val="24"/>
        </w:rPr>
        <w:t xml:space="preserve"> следует сообщать на электронную почту:</w:t>
      </w:r>
      <w:r w:rsidRPr="0082069D">
        <w:rPr>
          <w:spacing w:val="1"/>
          <w:sz w:val="24"/>
          <w:szCs w:val="24"/>
        </w:rPr>
        <w:t xml:space="preserve"> </w:t>
      </w:r>
      <w:hyperlink r:id="rId6">
        <w:r w:rsidR="004D72C8">
          <w:rPr>
            <w:sz w:val="24"/>
          </w:rPr>
          <w:t>ano@mossport.ru</w:t>
        </w:r>
      </w:hyperlink>
      <w:r w:rsidR="0082069D" w:rsidRPr="0082069D">
        <w:rPr>
          <w:sz w:val="24"/>
          <w:szCs w:val="24"/>
        </w:rPr>
        <w:t xml:space="preserve"> </w:t>
      </w:r>
    </w:p>
    <w:p w14:paraId="4D0F3490" w14:textId="3562D992" w:rsidR="00DD675D" w:rsidRDefault="00291A49" w:rsidP="00331465">
      <w:pPr>
        <w:pStyle w:val="a4"/>
        <w:numPr>
          <w:ilvl w:val="1"/>
          <w:numId w:val="2"/>
        </w:numPr>
        <w:tabs>
          <w:tab w:val="left" w:pos="1067"/>
        </w:tabs>
        <w:ind w:left="0" w:right="3" w:firstLine="709"/>
        <w:rPr>
          <w:sz w:val="24"/>
          <w:szCs w:val="24"/>
        </w:rPr>
      </w:pPr>
      <w:r w:rsidRPr="0082069D">
        <w:rPr>
          <w:sz w:val="24"/>
          <w:szCs w:val="24"/>
        </w:rPr>
        <w:t>Действующая Политика конфиденциальности размещена на странице Сайта по адресу</w:t>
      </w:r>
      <w:r w:rsidR="00404CC2" w:rsidRPr="0082069D">
        <w:rPr>
          <w:sz w:val="24"/>
          <w:szCs w:val="24"/>
        </w:rPr>
        <w:t xml:space="preserve"> </w:t>
      </w:r>
      <w:r w:rsidR="000E00AC" w:rsidRPr="00E55907">
        <w:t>http://</w:t>
      </w:r>
      <w:r w:rsidR="000E00AC" w:rsidRPr="000E00AC">
        <w:t>sun.sport.mos.ru</w:t>
      </w:r>
      <w:r w:rsidR="00E55907" w:rsidRPr="00E55907">
        <w:rPr>
          <w:color w:val="000000" w:themeColor="text1"/>
          <w:sz w:val="24"/>
          <w:szCs w:val="24"/>
        </w:rPr>
        <w:t>/</w:t>
      </w:r>
      <w:r w:rsidR="00E55907">
        <w:rPr>
          <w:color w:val="000000" w:themeColor="text1"/>
          <w:sz w:val="24"/>
          <w:szCs w:val="24"/>
          <w:lang w:val="en-US"/>
        </w:rPr>
        <w:t>policy</w:t>
      </w:r>
      <w:r w:rsidR="00E55907" w:rsidRPr="00E55907">
        <w:rPr>
          <w:color w:val="000000" w:themeColor="text1"/>
          <w:sz w:val="24"/>
          <w:szCs w:val="24"/>
        </w:rPr>
        <w:t>.</w:t>
      </w:r>
      <w:r w:rsidR="00E55907">
        <w:rPr>
          <w:color w:val="000000" w:themeColor="text1"/>
          <w:sz w:val="24"/>
          <w:szCs w:val="24"/>
          <w:lang w:val="en-US"/>
        </w:rPr>
        <w:t>pdf</w:t>
      </w:r>
      <w:r w:rsidR="00E55907" w:rsidRPr="00E55907">
        <w:rPr>
          <w:color w:val="000000" w:themeColor="text1"/>
          <w:sz w:val="24"/>
          <w:szCs w:val="24"/>
        </w:rPr>
        <w:t>.</w:t>
      </w:r>
      <w:r w:rsidR="00E55907">
        <w:rPr>
          <w:sz w:val="24"/>
          <w:szCs w:val="24"/>
        </w:rPr>
        <w:t xml:space="preserve"> </w:t>
      </w:r>
    </w:p>
    <w:p w14:paraId="304D02EA" w14:textId="561673EB" w:rsidR="0082069D" w:rsidRDefault="0082069D" w:rsidP="0082069D">
      <w:pPr>
        <w:tabs>
          <w:tab w:val="left" w:pos="1067"/>
        </w:tabs>
        <w:ind w:right="813"/>
        <w:jc w:val="both"/>
        <w:rPr>
          <w:sz w:val="24"/>
          <w:szCs w:val="24"/>
        </w:rPr>
      </w:pPr>
    </w:p>
    <w:p w14:paraId="475CCE44" w14:textId="77777777" w:rsidR="004E4C27" w:rsidRDefault="004E4C27" w:rsidP="0082069D">
      <w:pPr>
        <w:tabs>
          <w:tab w:val="left" w:pos="1067"/>
        </w:tabs>
        <w:ind w:right="813"/>
        <w:jc w:val="both"/>
        <w:rPr>
          <w:sz w:val="24"/>
          <w:szCs w:val="24"/>
        </w:rPr>
      </w:pPr>
    </w:p>
    <w:p w14:paraId="1A15BB82" w14:textId="77777777" w:rsidR="004E4C27" w:rsidRDefault="004E4C27" w:rsidP="0082069D">
      <w:pPr>
        <w:tabs>
          <w:tab w:val="left" w:pos="1067"/>
        </w:tabs>
        <w:ind w:right="813"/>
        <w:jc w:val="both"/>
        <w:rPr>
          <w:sz w:val="24"/>
          <w:szCs w:val="24"/>
        </w:rPr>
      </w:pPr>
    </w:p>
    <w:p w14:paraId="3669EC38" w14:textId="25D48E1A" w:rsidR="0082069D" w:rsidRPr="0082069D" w:rsidRDefault="0082069D" w:rsidP="00840D87">
      <w:pPr>
        <w:ind w:right="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Политика </w:t>
      </w:r>
      <w:r w:rsidR="00840D87">
        <w:rPr>
          <w:sz w:val="24"/>
          <w:szCs w:val="24"/>
        </w:rPr>
        <w:t xml:space="preserve">конфиденциальности </w:t>
      </w:r>
      <w:r>
        <w:rPr>
          <w:sz w:val="24"/>
          <w:szCs w:val="24"/>
        </w:rPr>
        <w:t xml:space="preserve">изложена в редакции, действующей с </w:t>
      </w:r>
      <w:r w:rsidR="000E00AC">
        <w:rPr>
          <w:sz w:val="24"/>
          <w:szCs w:val="24"/>
        </w:rPr>
        <w:t>13</w:t>
      </w:r>
      <w:r w:rsidR="0006763B">
        <w:rPr>
          <w:sz w:val="24"/>
          <w:szCs w:val="24"/>
        </w:rPr>
        <w:t>.</w:t>
      </w:r>
      <w:r w:rsidR="000E00AC">
        <w:rPr>
          <w:sz w:val="24"/>
          <w:szCs w:val="24"/>
        </w:rPr>
        <w:t>04</w:t>
      </w:r>
      <w:r w:rsidR="0006763B">
        <w:rPr>
          <w:sz w:val="24"/>
          <w:szCs w:val="24"/>
        </w:rPr>
        <w:t>.</w:t>
      </w:r>
      <w:r>
        <w:rPr>
          <w:sz w:val="24"/>
          <w:szCs w:val="24"/>
        </w:rPr>
        <w:t>202</w:t>
      </w:r>
      <w:r w:rsidR="000E00AC">
        <w:rPr>
          <w:sz w:val="24"/>
          <w:szCs w:val="24"/>
        </w:rPr>
        <w:t>6</w:t>
      </w:r>
      <w:r>
        <w:rPr>
          <w:sz w:val="24"/>
          <w:szCs w:val="24"/>
        </w:rPr>
        <w:t xml:space="preserve"> года.</w:t>
      </w:r>
    </w:p>
    <w:sectPr w:rsidR="0082069D" w:rsidRPr="0082069D" w:rsidSect="00CC1BE7">
      <w:pgSz w:w="11910" w:h="16840"/>
      <w:pgMar w:top="1134" w:right="850" w:bottom="1134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FD3486"/>
    <w:multiLevelType w:val="multilevel"/>
    <w:tmpl w:val="5BA2D476"/>
    <w:lvl w:ilvl="0">
      <w:start w:val="1"/>
      <w:numFmt w:val="decimal"/>
      <w:lvlText w:val="%1."/>
      <w:lvlJc w:val="left"/>
      <w:pPr>
        <w:ind w:left="4407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5" w:hanging="53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45" w:hanging="60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4400" w:hanging="60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320" w:hanging="60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41" w:hanging="60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62" w:hanging="60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83" w:hanging="60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004" w:hanging="600"/>
      </w:pPr>
      <w:rPr>
        <w:rFonts w:hint="default"/>
        <w:lang w:val="ru-RU" w:eastAsia="en-US" w:bidi="ar-SA"/>
      </w:rPr>
    </w:lvl>
  </w:abstractNum>
  <w:abstractNum w:abstractNumId="1" w15:restartNumberingAfterBreak="0">
    <w:nsid w:val="66BF7253"/>
    <w:multiLevelType w:val="multilevel"/>
    <w:tmpl w:val="3522CDBC"/>
    <w:lvl w:ilvl="0">
      <w:start w:val="1"/>
      <w:numFmt w:val="decimal"/>
      <w:lvlText w:val="%1"/>
      <w:lvlJc w:val="left"/>
      <w:pPr>
        <w:ind w:left="105" w:hanging="46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5" w:hanging="46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05" w:hanging="64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323" w:hanging="64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98" w:hanging="64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73" w:hanging="64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47" w:hanging="64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22" w:hanging="64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97" w:hanging="646"/>
      </w:pPr>
      <w:rPr>
        <w:rFonts w:hint="default"/>
        <w:lang w:val="ru-RU" w:eastAsia="en-US" w:bidi="ar-SA"/>
      </w:rPr>
    </w:lvl>
  </w:abstractNum>
  <w:num w:numId="1" w16cid:durableId="1054743330">
    <w:abstractNumId w:val="1"/>
  </w:num>
  <w:num w:numId="2" w16cid:durableId="4372501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Шитова Александра Андреевна">
    <w15:presenceInfo w15:providerId="AD" w15:userId="S-1-5-21-1968388916-1372984982-2489249299-204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75D"/>
    <w:rsid w:val="00051056"/>
    <w:rsid w:val="0006763B"/>
    <w:rsid w:val="000E00AC"/>
    <w:rsid w:val="000E406C"/>
    <w:rsid w:val="000F278A"/>
    <w:rsid w:val="00177F2D"/>
    <w:rsid w:val="001863B8"/>
    <w:rsid w:val="00192543"/>
    <w:rsid w:val="00195D2E"/>
    <w:rsid w:val="001A6FE2"/>
    <w:rsid w:val="002339A9"/>
    <w:rsid w:val="00245DD9"/>
    <w:rsid w:val="00282E75"/>
    <w:rsid w:val="00290A9B"/>
    <w:rsid w:val="00291A49"/>
    <w:rsid w:val="002A05DD"/>
    <w:rsid w:val="002C1385"/>
    <w:rsid w:val="002C7054"/>
    <w:rsid w:val="002D798B"/>
    <w:rsid w:val="00331465"/>
    <w:rsid w:val="00360402"/>
    <w:rsid w:val="00404CC2"/>
    <w:rsid w:val="00405B73"/>
    <w:rsid w:val="00432B39"/>
    <w:rsid w:val="00456CD6"/>
    <w:rsid w:val="004628D5"/>
    <w:rsid w:val="00475E77"/>
    <w:rsid w:val="004B7BE4"/>
    <w:rsid w:val="004C43D1"/>
    <w:rsid w:val="004D72C8"/>
    <w:rsid w:val="004E4C27"/>
    <w:rsid w:val="00594A46"/>
    <w:rsid w:val="005B14E6"/>
    <w:rsid w:val="005F3516"/>
    <w:rsid w:val="0065429B"/>
    <w:rsid w:val="00693D7C"/>
    <w:rsid w:val="00694F06"/>
    <w:rsid w:val="00703935"/>
    <w:rsid w:val="00706EE1"/>
    <w:rsid w:val="00750AD3"/>
    <w:rsid w:val="00752512"/>
    <w:rsid w:val="00763AFA"/>
    <w:rsid w:val="0078713F"/>
    <w:rsid w:val="007C2A3E"/>
    <w:rsid w:val="0082069D"/>
    <w:rsid w:val="00840820"/>
    <w:rsid w:val="00840D87"/>
    <w:rsid w:val="00851D90"/>
    <w:rsid w:val="008602C7"/>
    <w:rsid w:val="008F135C"/>
    <w:rsid w:val="00997EA5"/>
    <w:rsid w:val="009E306E"/>
    <w:rsid w:val="00A02F5D"/>
    <w:rsid w:val="00A13387"/>
    <w:rsid w:val="00A27054"/>
    <w:rsid w:val="00A62F4A"/>
    <w:rsid w:val="00A83BA9"/>
    <w:rsid w:val="00A8660E"/>
    <w:rsid w:val="00AC4AED"/>
    <w:rsid w:val="00BA101A"/>
    <w:rsid w:val="00BB3B9D"/>
    <w:rsid w:val="00BB6AD6"/>
    <w:rsid w:val="00BE2E1D"/>
    <w:rsid w:val="00C05BA7"/>
    <w:rsid w:val="00C71CC1"/>
    <w:rsid w:val="00C81C6F"/>
    <w:rsid w:val="00CA1A1D"/>
    <w:rsid w:val="00CB44A1"/>
    <w:rsid w:val="00CC1BE7"/>
    <w:rsid w:val="00D67805"/>
    <w:rsid w:val="00D7287F"/>
    <w:rsid w:val="00DC46DA"/>
    <w:rsid w:val="00DD675D"/>
    <w:rsid w:val="00DE73A7"/>
    <w:rsid w:val="00E14722"/>
    <w:rsid w:val="00E421F0"/>
    <w:rsid w:val="00E55907"/>
    <w:rsid w:val="00E8412D"/>
    <w:rsid w:val="00EB24C8"/>
    <w:rsid w:val="00F7143E"/>
    <w:rsid w:val="00F82AAD"/>
    <w:rsid w:val="00FD2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17B24"/>
  <w15:docId w15:val="{C36093E5-DC16-AB42-B226-69467FB9A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421" w:hanging="241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5" w:firstLine="540"/>
      <w:jc w:val="both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105" w:firstLine="540"/>
      <w:jc w:val="both"/>
    </w:pPr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uiPriority w:val="99"/>
    <w:unhideWhenUsed/>
    <w:rsid w:val="005F3516"/>
    <w:rPr>
      <w:color w:val="0000FF"/>
      <w:u w:val="single"/>
    </w:rPr>
  </w:style>
  <w:style w:type="paragraph" w:styleId="a6">
    <w:name w:val="Revision"/>
    <w:hidden/>
    <w:uiPriority w:val="99"/>
    <w:semiHidden/>
    <w:rsid w:val="00752512"/>
    <w:pPr>
      <w:widowControl/>
      <w:autoSpaceDE/>
      <w:autoSpaceDN/>
    </w:pPr>
    <w:rPr>
      <w:rFonts w:ascii="Times New Roman" w:eastAsia="Times New Roman" w:hAnsi="Times New Roman" w:cs="Times New Roman"/>
      <w:lang w:val="ru-RU"/>
    </w:rPr>
  </w:style>
  <w:style w:type="character" w:styleId="a7">
    <w:name w:val="annotation reference"/>
    <w:basedOn w:val="a0"/>
    <w:uiPriority w:val="99"/>
    <w:semiHidden/>
    <w:unhideWhenUsed/>
    <w:rsid w:val="00752512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752512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752512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752512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752512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character" w:styleId="ac">
    <w:name w:val="Unresolved Mention"/>
    <w:basedOn w:val="a0"/>
    <w:uiPriority w:val="99"/>
    <w:semiHidden/>
    <w:unhideWhenUsed/>
    <w:rsid w:val="00456CD6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E5590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no@mossport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E11E9A-6D86-41FB-8BCA-FF6CF3CAD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1361</Words>
  <Characters>7761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Форма: Политика конфиденциальности интернет-сайта(Подготовлен для системы КонсультантПлюс, 2021)</vt:lpstr>
    </vt:vector>
  </TitlesOfParts>
  <Company/>
  <LinksUpToDate>false</LinksUpToDate>
  <CharactersWithSpaces>9104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Форма: Политика конфиденциальности интернет-сайта(Подготовлен для системы КонсультантПлюс, 2021)</dc:title>
  <dc:creator>Коновалова Юлия Александровна</dc:creator>
  <cp:lastModifiedBy>June Paik</cp:lastModifiedBy>
  <cp:revision>10</cp:revision>
  <dcterms:created xsi:type="dcterms:W3CDTF">2026-04-13T09:19:00Z</dcterms:created>
  <dcterms:modified xsi:type="dcterms:W3CDTF">2026-04-28T05:43:00Z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2022-05-31T00:00:00Z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2023-01-17T00:00:00Z</vt:filetime>
  </property>
</Properties>
</file>