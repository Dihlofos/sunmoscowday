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8D57B" w14:textId="77777777" w:rsidR="00DB0CF2" w:rsidRPr="00903EB3" w:rsidRDefault="00DB0CF2" w:rsidP="00DB0CF2">
      <w:pPr>
        <w:pStyle w:val="a5"/>
        <w:jc w:val="center"/>
        <w:rPr>
          <w:b/>
          <w:bCs/>
          <w:sz w:val="24"/>
          <w:szCs w:val="24"/>
        </w:rPr>
      </w:pPr>
      <w:bookmarkStart w:id="0" w:name="_Hlk135054047"/>
    </w:p>
    <w:p w14:paraId="03E2A15C" w14:textId="4CEF06B1" w:rsidR="00DB0CF2" w:rsidRPr="00903EB3" w:rsidRDefault="00A61199" w:rsidP="00DB0CF2">
      <w:pPr>
        <w:pStyle w:val="a5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Согласие на участие</w:t>
      </w:r>
      <w:r w:rsidR="002A3904">
        <w:rPr>
          <w:b/>
          <w:bCs/>
          <w:sz w:val="24"/>
          <w:szCs w:val="24"/>
        </w:rPr>
        <w:t xml:space="preserve"> и обработку персональных данных</w:t>
      </w:r>
    </w:p>
    <w:p w14:paraId="2854F973" w14:textId="4319CA10" w:rsidR="00DB0CF2" w:rsidRPr="00903EB3" w:rsidRDefault="002A3904" w:rsidP="00DB0CF2">
      <w:pPr>
        <w:ind w:right="317"/>
        <w:jc w:val="center"/>
        <w:rPr>
          <w:sz w:val="24"/>
          <w:szCs w:val="24"/>
        </w:rPr>
      </w:pPr>
      <w:r w:rsidRPr="002A3904">
        <w:rPr>
          <w:b/>
          <w:bCs/>
          <w:sz w:val="24"/>
          <w:szCs w:val="24"/>
        </w:rPr>
        <w:t>у</w:t>
      </w:r>
      <w:r w:rsidR="00DB0CF2" w:rsidRPr="002A3904">
        <w:rPr>
          <w:b/>
          <w:bCs/>
          <w:sz w:val="24"/>
          <w:szCs w:val="24"/>
        </w:rPr>
        <w:t xml:space="preserve">частника мероприятия </w:t>
      </w:r>
      <w:bookmarkStart w:id="1" w:name="_Hlk214624477"/>
      <w:r w:rsidR="009259BD">
        <w:rPr>
          <w:b/>
          <w:bCs/>
          <w:sz w:val="24"/>
          <w:szCs w:val="24"/>
        </w:rPr>
        <w:t>«</w:t>
      </w:r>
      <w:r w:rsidR="00E650F6">
        <w:rPr>
          <w:b/>
          <w:bCs/>
          <w:sz w:val="24"/>
          <w:szCs w:val="24"/>
        </w:rPr>
        <w:t>Лето. Пляж. Московский спорт</w:t>
      </w:r>
      <w:r w:rsidR="00DB0CF2" w:rsidRPr="00C235FA">
        <w:rPr>
          <w:b/>
          <w:bCs/>
          <w:sz w:val="24"/>
          <w:szCs w:val="24"/>
        </w:rPr>
        <w:t>»</w:t>
      </w:r>
      <w:bookmarkEnd w:id="1"/>
    </w:p>
    <w:p w14:paraId="5EF27F00" w14:textId="77777777" w:rsidR="00DB0CF2" w:rsidRPr="00903EB3" w:rsidRDefault="00DB0CF2" w:rsidP="00DB0CF2">
      <w:pPr>
        <w:pStyle w:val="a5"/>
        <w:jc w:val="center"/>
        <w:rPr>
          <w:sz w:val="24"/>
          <w:szCs w:val="24"/>
        </w:rPr>
      </w:pPr>
    </w:p>
    <w:p w14:paraId="17FF151E" w14:textId="0AF104C2" w:rsidR="00DB0CF2" w:rsidRPr="00903EB3" w:rsidRDefault="00DB0CF2" w:rsidP="00DB0CF2">
      <w:pPr>
        <w:spacing w:after="120"/>
        <w:jc w:val="both"/>
        <w:rPr>
          <w:sz w:val="24"/>
          <w:szCs w:val="24"/>
        </w:rPr>
      </w:pPr>
      <w:proofErr w:type="gramStart"/>
      <w:r w:rsidRPr="00903EB3">
        <w:rPr>
          <w:sz w:val="24"/>
          <w:szCs w:val="24"/>
        </w:rPr>
        <w:t xml:space="preserve">Я,   </w:t>
      </w:r>
      <w:proofErr w:type="gramEnd"/>
      <w:r w:rsidRPr="00903EB3">
        <w:rPr>
          <w:sz w:val="24"/>
          <w:szCs w:val="24"/>
        </w:rPr>
        <w:t>____________________________________________________________________________,</w:t>
      </w:r>
    </w:p>
    <w:p w14:paraId="2FD9EBE1" w14:textId="46DEC467" w:rsidR="00DB0CF2" w:rsidRDefault="00DB0CF2" w:rsidP="008E3871">
      <w:pPr>
        <w:ind w:right="-1"/>
        <w:jc w:val="both"/>
        <w:rPr>
          <w:sz w:val="24"/>
          <w:szCs w:val="24"/>
        </w:rPr>
      </w:pPr>
      <w:r w:rsidRPr="00903EB3">
        <w:rPr>
          <w:sz w:val="24"/>
          <w:szCs w:val="24"/>
        </w:rPr>
        <w:t xml:space="preserve">в связи с моим участием в мероприятии </w:t>
      </w:r>
      <w:r w:rsidR="001A32C0" w:rsidRPr="003B0797">
        <w:rPr>
          <w:sz w:val="24"/>
          <w:szCs w:val="24"/>
        </w:rPr>
        <w:t>«</w:t>
      </w:r>
      <w:ins w:id="2" w:author="Шитова Александра Андреевна" w:date="2026-04-14T15:49:00Z">
        <w:r w:rsidR="00D6512B" w:rsidRPr="00D6512B">
          <w:rPr>
            <w:sz w:val="24"/>
            <w:szCs w:val="24"/>
          </w:rPr>
          <w:t>Лето. Пляж. Московский спорт</w:t>
        </w:r>
      </w:ins>
      <w:del w:id="3" w:author="Шитова Александра Андреевна" w:date="2026-04-14T15:49:00Z">
        <w:r w:rsidR="001A32C0" w:rsidRPr="003B0797" w:rsidDel="00D6512B">
          <w:rPr>
            <w:sz w:val="24"/>
            <w:szCs w:val="24"/>
          </w:rPr>
          <w:delText>Зима в Лужниках»</w:delText>
        </w:r>
        <w:r w:rsidR="009259BD" w:rsidRPr="003B0797" w:rsidDel="00D6512B">
          <w:rPr>
            <w:sz w:val="24"/>
            <w:szCs w:val="24"/>
          </w:rPr>
          <w:delText>.</w:delText>
        </w:r>
        <w:r w:rsidR="009259BD" w:rsidRPr="009259BD" w:rsidDel="00D6512B">
          <w:rPr>
            <w:sz w:val="24"/>
            <w:szCs w:val="24"/>
          </w:rPr>
          <w:delText xml:space="preserve"> Спорт</w:delText>
        </w:r>
      </w:del>
      <w:r w:rsidR="00C235FA" w:rsidRPr="009259BD">
        <w:rPr>
          <w:sz w:val="24"/>
          <w:szCs w:val="24"/>
        </w:rPr>
        <w:t>»</w:t>
      </w:r>
      <w:r w:rsidR="00C235FA">
        <w:rPr>
          <w:sz w:val="24"/>
          <w:szCs w:val="24"/>
        </w:rPr>
        <w:t xml:space="preserve"> </w:t>
      </w:r>
      <w:r w:rsidRPr="00903EB3">
        <w:rPr>
          <w:sz w:val="24"/>
          <w:szCs w:val="24"/>
        </w:rPr>
        <w:t xml:space="preserve">(далее – Мероприятие), организатором </w:t>
      </w:r>
      <w:r w:rsidR="002A3904" w:rsidRPr="00903EB3">
        <w:rPr>
          <w:sz w:val="24"/>
          <w:szCs w:val="24"/>
        </w:rPr>
        <w:t>которо</w:t>
      </w:r>
      <w:r w:rsidR="002A3904">
        <w:rPr>
          <w:sz w:val="24"/>
          <w:szCs w:val="24"/>
        </w:rPr>
        <w:t>го</w:t>
      </w:r>
      <w:r w:rsidR="002A3904" w:rsidRPr="00903EB3">
        <w:rPr>
          <w:sz w:val="24"/>
          <w:szCs w:val="24"/>
        </w:rPr>
        <w:t xml:space="preserve"> </w:t>
      </w:r>
      <w:r w:rsidRPr="00903EB3">
        <w:rPr>
          <w:sz w:val="24"/>
          <w:szCs w:val="24"/>
        </w:rPr>
        <w:t>является автономная некоммерческая организация «Московский спорт» (далее – Организатор), для предоставления мне допуска</w:t>
      </w:r>
      <w:r w:rsidR="002A3904">
        <w:rPr>
          <w:sz w:val="24"/>
          <w:szCs w:val="24"/>
        </w:rPr>
        <w:t xml:space="preserve"> </w:t>
      </w:r>
      <w:r w:rsidRPr="00903EB3">
        <w:rPr>
          <w:sz w:val="24"/>
          <w:szCs w:val="24"/>
        </w:rPr>
        <w:t>к участию,</w:t>
      </w:r>
      <w:r w:rsidR="002A3904">
        <w:rPr>
          <w:sz w:val="24"/>
          <w:szCs w:val="24"/>
        </w:rPr>
        <w:t xml:space="preserve"> подписывая настоящее</w:t>
      </w:r>
      <w:r w:rsidR="002A3904" w:rsidRPr="002A3904">
        <w:t xml:space="preserve"> </w:t>
      </w:r>
      <w:r w:rsidR="00A61199">
        <w:rPr>
          <w:sz w:val="24"/>
          <w:szCs w:val="24"/>
        </w:rPr>
        <w:t>Согласие</w:t>
      </w:r>
      <w:r w:rsidRPr="00903EB3">
        <w:rPr>
          <w:sz w:val="24"/>
          <w:szCs w:val="24"/>
        </w:rPr>
        <w:t xml:space="preserve"> подтверждаю, признаю и от своего имени соглашаюсь с нижеследующим: </w:t>
      </w:r>
    </w:p>
    <w:p w14:paraId="37BDADC4" w14:textId="77777777" w:rsidR="00EC50F2" w:rsidRPr="00903EB3" w:rsidRDefault="00EC50F2" w:rsidP="008E3871">
      <w:pPr>
        <w:ind w:right="-1"/>
        <w:jc w:val="both"/>
        <w:rPr>
          <w:sz w:val="24"/>
          <w:szCs w:val="24"/>
        </w:rPr>
      </w:pPr>
    </w:p>
    <w:p w14:paraId="563AD142" w14:textId="5A072524" w:rsidR="00DB0CF2" w:rsidRDefault="00DB0CF2" w:rsidP="00DB0CF2">
      <w:pPr>
        <w:spacing w:after="120"/>
        <w:jc w:val="both"/>
        <w:rPr>
          <w:sz w:val="24"/>
          <w:szCs w:val="24"/>
        </w:rPr>
      </w:pPr>
      <w:r w:rsidRPr="00903EB3">
        <w:rPr>
          <w:sz w:val="24"/>
          <w:szCs w:val="24"/>
        </w:rPr>
        <w:t>Я принимаю на себя всю ответственность за возможные травмы и прочие последствия несчастных случаев, которые могут произойти с</w:t>
      </w:r>
      <w:r w:rsidR="00C235FA">
        <w:rPr>
          <w:sz w:val="24"/>
          <w:szCs w:val="24"/>
        </w:rPr>
        <w:t>о мной</w:t>
      </w:r>
      <w:r w:rsidRPr="00903EB3">
        <w:rPr>
          <w:sz w:val="24"/>
          <w:szCs w:val="24"/>
        </w:rPr>
        <w:t xml:space="preserve"> во время участия в Мероприятии, </w:t>
      </w:r>
      <w:r w:rsidR="008E3871">
        <w:rPr>
          <w:sz w:val="24"/>
          <w:szCs w:val="24"/>
        </w:rPr>
        <w:br/>
      </w:r>
      <w:r w:rsidRPr="00903EB3">
        <w:rPr>
          <w:sz w:val="24"/>
          <w:szCs w:val="24"/>
        </w:rPr>
        <w:t xml:space="preserve">в том числе особо тяжкие последствия. </w:t>
      </w:r>
    </w:p>
    <w:p w14:paraId="3666A713" w14:textId="33940BB2" w:rsidR="002A3904" w:rsidRDefault="002A3904" w:rsidP="002A3904">
      <w:pPr>
        <w:spacing w:after="120"/>
        <w:jc w:val="both"/>
        <w:rPr>
          <w:sz w:val="24"/>
          <w:szCs w:val="24"/>
        </w:rPr>
      </w:pPr>
      <w:bookmarkStart w:id="4" w:name="_Hlk173316430"/>
      <w:r w:rsidRPr="002A3904">
        <w:rPr>
          <w:sz w:val="24"/>
          <w:szCs w:val="24"/>
        </w:rPr>
        <w:t xml:space="preserve">Подписывая данное </w:t>
      </w:r>
      <w:r w:rsidR="00A61199">
        <w:rPr>
          <w:sz w:val="24"/>
          <w:szCs w:val="24"/>
        </w:rPr>
        <w:t>Согласие</w:t>
      </w:r>
      <w:r w:rsidRPr="002A3904">
        <w:rPr>
          <w:sz w:val="24"/>
          <w:szCs w:val="24"/>
        </w:rPr>
        <w:t xml:space="preserve">, гарантирую, что нахожусь в надлежащей физической форме, морально подготовлен к возможному умственному и физическому напряжению, связанному с участием в Мероприятии, и принимаю все риски, регулярно прохожу медицинские обследования в целях обеспечения безопасности участия в Мероприятии для своего здоровья, в соответствии с ч. 5 ст. 24 ФЗ от 04.12.2007 № 329-ФЗ «О физической культуре и спорте в РФ», не имею каких-либо медицинских или иных ограничений по здоровью, которые могут подвергнуть опасности или ограничить мое участие в Мероприятии, в том числе не имею противопоказаний к длительным физическим нагрузкам и состояние моего здоровья позволяет мне участвовать в Мероприятии, и принимаю на себя все риски и негативные последствия, связанные с нарушением данного условия. </w:t>
      </w:r>
    </w:p>
    <w:p w14:paraId="63882600" w14:textId="5C0078CE" w:rsidR="002A3904" w:rsidRPr="002A3904" w:rsidRDefault="002A3904" w:rsidP="002A3904">
      <w:pPr>
        <w:spacing w:after="120"/>
        <w:jc w:val="both"/>
        <w:rPr>
          <w:sz w:val="24"/>
          <w:szCs w:val="24"/>
        </w:rPr>
      </w:pPr>
      <w:r w:rsidRPr="002A3904">
        <w:rPr>
          <w:sz w:val="24"/>
          <w:szCs w:val="24"/>
        </w:rPr>
        <w:t>Я осознаю, что участие в Мероприятии, при наличии противопоказаний врачей, может привести к негативным последствиям для здоровья и жизни. Я подтверждаю, что имею необходимый допуск врачей для участия в Мероприятии. Я принимаю всю ответственность за травму, полученную мной по ходу Мероприятия</w:t>
      </w:r>
      <w:r>
        <w:rPr>
          <w:sz w:val="24"/>
          <w:szCs w:val="24"/>
        </w:rPr>
        <w:t xml:space="preserve">, </w:t>
      </w:r>
      <w:r w:rsidRPr="002A3904">
        <w:rPr>
          <w:sz w:val="24"/>
          <w:szCs w:val="24"/>
        </w:rPr>
        <w:t>включая, но, не ограничиваясь случаями причинения травм вследствие несоблюдения предъявляемых требований к участникам Мероприятия и неосторожного поведения участника во время Мероприятия, и не имею права требовать какой-либо компенсации за нанесение ущерба от Организатор</w:t>
      </w:r>
      <w:r>
        <w:rPr>
          <w:sz w:val="24"/>
          <w:szCs w:val="24"/>
        </w:rPr>
        <w:t>а</w:t>
      </w:r>
      <w:r w:rsidRPr="002A3904">
        <w:rPr>
          <w:sz w:val="24"/>
          <w:szCs w:val="24"/>
        </w:rPr>
        <w:t xml:space="preserve"> Мероприятия</w:t>
      </w:r>
    </w:p>
    <w:p w14:paraId="612BCEC7" w14:textId="176F36F4" w:rsidR="00DB0CF2" w:rsidRDefault="002A3904" w:rsidP="00DB0CF2">
      <w:pPr>
        <w:spacing w:after="120"/>
        <w:jc w:val="both"/>
        <w:rPr>
          <w:sz w:val="24"/>
          <w:szCs w:val="24"/>
        </w:rPr>
      </w:pPr>
      <w:r w:rsidRPr="002A3904">
        <w:rPr>
          <w:sz w:val="24"/>
          <w:szCs w:val="24"/>
        </w:rPr>
        <w:t xml:space="preserve">Я не возражаю против возможного оказания мне первой медицинской помощи. Я понимаю и согласен с тем, что Организатор не несет ответственности за незнание или несоблюдение мной требований и правил, установленных Организатором, за любые убытки и моральный вред, понесенный мной в результате ошибочного понимания или непонимания условий </w:t>
      </w:r>
      <w:r>
        <w:rPr>
          <w:sz w:val="24"/>
          <w:szCs w:val="24"/>
        </w:rPr>
        <w:t>настоящего</w:t>
      </w:r>
      <w:r w:rsidRPr="002A3904">
        <w:rPr>
          <w:sz w:val="24"/>
          <w:szCs w:val="24"/>
        </w:rPr>
        <w:t xml:space="preserve"> </w:t>
      </w:r>
      <w:r w:rsidR="00A61199">
        <w:rPr>
          <w:sz w:val="24"/>
          <w:szCs w:val="24"/>
        </w:rPr>
        <w:t>Согласия</w:t>
      </w:r>
      <w:r w:rsidRPr="002A3904">
        <w:rPr>
          <w:sz w:val="24"/>
          <w:szCs w:val="24"/>
        </w:rPr>
        <w:t xml:space="preserve">, а также за вред и убытки, возникшие по моей вине. </w:t>
      </w:r>
      <w:bookmarkEnd w:id="4"/>
      <w:r w:rsidR="00DB0CF2" w:rsidRPr="00903EB3">
        <w:rPr>
          <w:sz w:val="24"/>
          <w:szCs w:val="24"/>
        </w:rPr>
        <w:t>Во время Мероприятия никогда и ни при каких обстоятельствах не буд</w:t>
      </w:r>
      <w:r w:rsidR="00C235FA">
        <w:rPr>
          <w:sz w:val="24"/>
          <w:szCs w:val="24"/>
        </w:rPr>
        <w:t>у</w:t>
      </w:r>
      <w:r w:rsidR="00DB0CF2" w:rsidRPr="00903EB3">
        <w:rPr>
          <w:sz w:val="24"/>
          <w:szCs w:val="24"/>
        </w:rPr>
        <w:t xml:space="preserve"> умышленно создавать ситуации, которые могут причинить вред другим участникам, организаторам, посторонним лицам, а также имуществу. В случае причинения вреда я обязуюсь нести ответственность самостоятельно и за свой счет в полном объеме. </w:t>
      </w:r>
    </w:p>
    <w:p w14:paraId="3F66534A" w14:textId="59216A44" w:rsidR="00A61199" w:rsidRPr="00A0726F" w:rsidRDefault="00A61199" w:rsidP="00A61199">
      <w:pPr>
        <w:spacing w:after="120"/>
        <w:jc w:val="both"/>
        <w:rPr>
          <w:sz w:val="24"/>
          <w:szCs w:val="24"/>
        </w:rPr>
      </w:pPr>
      <w:r w:rsidRPr="00A0726F">
        <w:rPr>
          <w:sz w:val="24"/>
          <w:szCs w:val="24"/>
        </w:rPr>
        <w:t>Я обязуюсь следовать всем требованиям Организатор</w:t>
      </w:r>
      <w:r w:rsidR="0081229A">
        <w:rPr>
          <w:sz w:val="24"/>
          <w:szCs w:val="24"/>
        </w:rPr>
        <w:t>а</w:t>
      </w:r>
      <w:r w:rsidRPr="00A0726F">
        <w:rPr>
          <w:sz w:val="24"/>
          <w:szCs w:val="24"/>
        </w:rPr>
        <w:t xml:space="preserve"> Мероприятия, связанным с вопросами безопасности и условиями допуска к Мероприятию.</w:t>
      </w:r>
    </w:p>
    <w:p w14:paraId="539626A2" w14:textId="77777777" w:rsidR="00A61199" w:rsidRPr="00903EB3" w:rsidRDefault="00A61199" w:rsidP="00A61199">
      <w:pPr>
        <w:spacing w:after="120"/>
        <w:jc w:val="both"/>
        <w:rPr>
          <w:sz w:val="24"/>
          <w:szCs w:val="24"/>
        </w:rPr>
      </w:pPr>
      <w:r w:rsidRPr="00A0726F">
        <w:rPr>
          <w:sz w:val="24"/>
          <w:szCs w:val="24"/>
        </w:rPr>
        <w:t>Я самостоятельно несу ответственность за личное имущество, оставленное на месте проведения Мероприятия, и в случае его утери не имею право требовать компенсации от Организаторов Мероприятия.</w:t>
      </w:r>
    </w:p>
    <w:p w14:paraId="68A899BB" w14:textId="1A158803" w:rsidR="00DB0CF2" w:rsidRPr="00903EB3" w:rsidRDefault="00DB0CF2" w:rsidP="00DB0CF2">
      <w:pPr>
        <w:spacing w:after="120"/>
        <w:jc w:val="both"/>
        <w:rPr>
          <w:sz w:val="24"/>
          <w:szCs w:val="24"/>
        </w:rPr>
      </w:pPr>
      <w:del w:id="5" w:author="Шитова Александра Андреевна" w:date="2026-04-14T15:50:00Z">
        <w:r w:rsidRPr="00903EB3" w:rsidDel="00D6512B">
          <w:rPr>
            <w:sz w:val="24"/>
            <w:szCs w:val="24"/>
          </w:rPr>
          <w:delText xml:space="preserve">Регистрируясь </w:delText>
        </w:r>
        <w:r w:rsidR="00A0726F" w:rsidDel="00D6512B">
          <w:rPr>
            <w:sz w:val="24"/>
            <w:szCs w:val="24"/>
          </w:rPr>
          <w:delText>в качестве</w:delText>
        </w:r>
      </w:del>
      <w:ins w:id="6" w:author="Шитова Александра Андреевна" w:date="2026-04-14T15:50:00Z">
        <w:r w:rsidR="00D6512B">
          <w:rPr>
            <w:sz w:val="24"/>
            <w:szCs w:val="24"/>
          </w:rPr>
          <w:t>Принимая решение об</w:t>
        </w:r>
      </w:ins>
      <w:r w:rsidR="00A0726F">
        <w:rPr>
          <w:sz w:val="24"/>
          <w:szCs w:val="24"/>
        </w:rPr>
        <w:t xml:space="preserve"> </w:t>
      </w:r>
      <w:r w:rsidRPr="00903EB3">
        <w:rPr>
          <w:sz w:val="24"/>
          <w:szCs w:val="24"/>
        </w:rPr>
        <w:t>участ</w:t>
      </w:r>
      <w:ins w:id="7" w:author="Шитова Александра Андреевна" w:date="2026-04-14T15:50:00Z">
        <w:r w:rsidR="00D6512B">
          <w:rPr>
            <w:sz w:val="24"/>
            <w:szCs w:val="24"/>
          </w:rPr>
          <w:t>ии</w:t>
        </w:r>
      </w:ins>
      <w:del w:id="8" w:author="Шитова Александра Андреевна" w:date="2026-04-14T15:50:00Z">
        <w:r w:rsidRPr="00903EB3" w:rsidDel="00D6512B">
          <w:rPr>
            <w:sz w:val="24"/>
            <w:szCs w:val="24"/>
          </w:rPr>
          <w:delText>ник</w:delText>
        </w:r>
        <w:r w:rsidR="00A0726F" w:rsidDel="00D6512B">
          <w:rPr>
            <w:sz w:val="24"/>
            <w:szCs w:val="24"/>
          </w:rPr>
          <w:delText>а</w:delText>
        </w:r>
      </w:del>
      <w:ins w:id="9" w:author="Шитова Александра Андреевна" w:date="2026-04-14T15:50:00Z">
        <w:r w:rsidR="00D6512B">
          <w:rPr>
            <w:sz w:val="24"/>
            <w:szCs w:val="24"/>
          </w:rPr>
          <w:t xml:space="preserve"> в</w:t>
        </w:r>
      </w:ins>
      <w:r w:rsidRPr="00903EB3">
        <w:rPr>
          <w:sz w:val="24"/>
          <w:szCs w:val="24"/>
        </w:rPr>
        <w:t xml:space="preserve"> Мероприяти</w:t>
      </w:r>
      <w:ins w:id="10" w:author="Шитова Александра Андреевна" w:date="2026-04-14T15:50:00Z">
        <w:r w:rsidR="00D6512B">
          <w:rPr>
            <w:sz w:val="24"/>
            <w:szCs w:val="24"/>
          </w:rPr>
          <w:t>и</w:t>
        </w:r>
      </w:ins>
      <w:del w:id="11" w:author="Шитова Александра Андреевна" w:date="2026-04-14T15:50:00Z">
        <w:r w:rsidRPr="00903EB3" w:rsidDel="00D6512B">
          <w:rPr>
            <w:sz w:val="24"/>
            <w:szCs w:val="24"/>
          </w:rPr>
          <w:delText>я</w:delText>
        </w:r>
      </w:del>
      <w:r w:rsidRPr="00903EB3">
        <w:rPr>
          <w:sz w:val="24"/>
          <w:szCs w:val="24"/>
        </w:rPr>
        <w:t xml:space="preserve">, я понимаю необходимость мониторинга своего здоровья перед посещением </w:t>
      </w:r>
      <w:r w:rsidR="00587A6A">
        <w:rPr>
          <w:sz w:val="24"/>
          <w:szCs w:val="24"/>
        </w:rPr>
        <w:t>М</w:t>
      </w:r>
      <w:r w:rsidRPr="00903EB3">
        <w:rPr>
          <w:sz w:val="24"/>
          <w:szCs w:val="24"/>
        </w:rPr>
        <w:t>ероприятия и самостоятельно принима</w:t>
      </w:r>
      <w:r w:rsidR="00C235FA">
        <w:rPr>
          <w:sz w:val="24"/>
          <w:szCs w:val="24"/>
        </w:rPr>
        <w:t>ю</w:t>
      </w:r>
      <w:r w:rsidRPr="00903EB3">
        <w:rPr>
          <w:sz w:val="24"/>
          <w:szCs w:val="24"/>
        </w:rPr>
        <w:t xml:space="preserve"> решение об участии в Мероприятии.</w:t>
      </w:r>
    </w:p>
    <w:p w14:paraId="5C381F20" w14:textId="66D65CE2" w:rsidR="00DB0CF2" w:rsidRPr="00903EB3" w:rsidRDefault="00A0726F" w:rsidP="00DB0CF2">
      <w:pPr>
        <w:spacing w:after="1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Подписывая настоящее </w:t>
      </w:r>
      <w:ins w:id="12" w:author="Шитова Александра Андреевна" w:date="2026-04-14T15:52:00Z">
        <w:r w:rsidR="00F14A6F">
          <w:rPr>
            <w:sz w:val="24"/>
            <w:szCs w:val="24"/>
          </w:rPr>
          <w:t>с</w:t>
        </w:r>
      </w:ins>
      <w:del w:id="13" w:author="Шитова Александра Андреевна" w:date="2026-04-14T15:52:00Z">
        <w:r w:rsidR="00A61199" w:rsidDel="00F14A6F">
          <w:rPr>
            <w:sz w:val="24"/>
            <w:szCs w:val="24"/>
          </w:rPr>
          <w:delText>С</w:delText>
        </w:r>
      </w:del>
      <w:r w:rsidR="00A61199">
        <w:rPr>
          <w:sz w:val="24"/>
          <w:szCs w:val="24"/>
        </w:rPr>
        <w:t>огласие</w:t>
      </w:r>
      <w:r>
        <w:rPr>
          <w:sz w:val="24"/>
          <w:szCs w:val="24"/>
        </w:rPr>
        <w:t xml:space="preserve"> я также</w:t>
      </w:r>
      <w:r w:rsidR="00DB0CF2" w:rsidRPr="00903EB3">
        <w:rPr>
          <w:sz w:val="24"/>
          <w:szCs w:val="24"/>
        </w:rPr>
        <w:t>, в соответствии с частью 4 статьи 9 Федерального закона от 27.07.2006 № 152-ФЗ</w:t>
      </w:r>
      <w:r>
        <w:rPr>
          <w:sz w:val="24"/>
          <w:szCs w:val="24"/>
        </w:rPr>
        <w:t xml:space="preserve"> </w:t>
      </w:r>
      <w:r w:rsidR="00DB0CF2" w:rsidRPr="00903EB3">
        <w:rPr>
          <w:sz w:val="24"/>
          <w:szCs w:val="24"/>
        </w:rPr>
        <w:t xml:space="preserve">«О персональных данных», даю согласие Организатору на </w:t>
      </w:r>
      <w:r w:rsidR="00DB0CF2" w:rsidRPr="00903EB3">
        <w:rPr>
          <w:sz w:val="24"/>
          <w:szCs w:val="24"/>
        </w:rPr>
        <w:lastRenderedPageBreak/>
        <w:t xml:space="preserve">обработку моих персональных данных, включая их сбор, запись, систематизацию, накопление, хранение, уточнение (обновление, изменение), использование, </w:t>
      </w:r>
      <w:r w:rsidRPr="00A0726F">
        <w:rPr>
          <w:sz w:val="24"/>
          <w:szCs w:val="24"/>
        </w:rPr>
        <w:t>передачу (предоставление, доступ)</w:t>
      </w:r>
      <w:r>
        <w:rPr>
          <w:sz w:val="24"/>
          <w:szCs w:val="24"/>
        </w:rPr>
        <w:t xml:space="preserve">, </w:t>
      </w:r>
      <w:r w:rsidR="00DB0CF2" w:rsidRPr="00903EB3">
        <w:rPr>
          <w:sz w:val="24"/>
          <w:szCs w:val="24"/>
        </w:rPr>
        <w:t>обезличивание, блокирование, удаление, уничтожение</w:t>
      </w:r>
      <w:r>
        <w:rPr>
          <w:sz w:val="24"/>
          <w:szCs w:val="24"/>
        </w:rPr>
        <w:t>, в том числе с помощью средств автоматизации</w:t>
      </w:r>
      <w:r w:rsidR="00FB3DEE" w:rsidRPr="00FB3DEE">
        <w:rPr>
          <w:sz w:val="24"/>
          <w:szCs w:val="24"/>
        </w:rPr>
        <w:t>.</w:t>
      </w:r>
      <w:r w:rsidR="00DB0CF2" w:rsidRPr="00903EB3">
        <w:rPr>
          <w:sz w:val="24"/>
          <w:szCs w:val="24"/>
        </w:rPr>
        <w:t xml:space="preserve"> </w:t>
      </w:r>
      <w:r w:rsidRPr="00A0726F">
        <w:rPr>
          <w:sz w:val="24"/>
          <w:szCs w:val="24"/>
        </w:rPr>
        <w:t xml:space="preserve">В частности (но не ограничиваясь) даю своё согласие на обработку следующих персональных данных: </w:t>
      </w:r>
      <w:r>
        <w:rPr>
          <w:sz w:val="24"/>
          <w:szCs w:val="24"/>
        </w:rPr>
        <w:t>фамилия имя, отчес</w:t>
      </w:r>
      <w:r w:rsidR="00637526">
        <w:rPr>
          <w:sz w:val="24"/>
          <w:szCs w:val="24"/>
        </w:rPr>
        <w:t>т</w:t>
      </w:r>
      <w:r>
        <w:rPr>
          <w:sz w:val="24"/>
          <w:szCs w:val="24"/>
        </w:rPr>
        <w:t>во</w:t>
      </w:r>
      <w:r w:rsidRPr="00A0726F">
        <w:rPr>
          <w:sz w:val="24"/>
          <w:szCs w:val="24"/>
        </w:rPr>
        <w:t>, пол, дата рождения, страна и город проживания, номер основного документа, удостоверяющего личность/свидетельства о рождении, сведения о дате его выдачи и выдавшем его органе, контактная информация (телефон, электронная почта, почтовый адрес), телефон родственника, к которому можно обратиться в случае несчастного случая с участником Мероприятия.</w:t>
      </w:r>
    </w:p>
    <w:p w14:paraId="700F0622" w14:textId="72CAF512" w:rsidR="00DB0CF2" w:rsidRPr="00903EB3" w:rsidRDefault="00DB0CF2" w:rsidP="00DB0CF2">
      <w:pPr>
        <w:spacing w:after="120"/>
        <w:jc w:val="both"/>
        <w:rPr>
          <w:sz w:val="24"/>
          <w:szCs w:val="24"/>
        </w:rPr>
      </w:pPr>
      <w:r w:rsidRPr="00903EB3">
        <w:rPr>
          <w:sz w:val="24"/>
          <w:szCs w:val="24"/>
        </w:rPr>
        <w:t xml:space="preserve">Я ознакомлен(а), что </w:t>
      </w:r>
      <w:r w:rsidR="00D92092">
        <w:rPr>
          <w:sz w:val="24"/>
          <w:szCs w:val="24"/>
        </w:rPr>
        <w:t xml:space="preserve">срок </w:t>
      </w:r>
      <w:r w:rsidRPr="00903EB3">
        <w:rPr>
          <w:sz w:val="24"/>
          <w:szCs w:val="24"/>
        </w:rPr>
        <w:t xml:space="preserve">действия настоящего </w:t>
      </w:r>
      <w:r w:rsidR="00A61199">
        <w:rPr>
          <w:sz w:val="24"/>
          <w:szCs w:val="24"/>
        </w:rPr>
        <w:t>С</w:t>
      </w:r>
      <w:r w:rsidR="00A0726F">
        <w:rPr>
          <w:sz w:val="24"/>
          <w:szCs w:val="24"/>
        </w:rPr>
        <w:t xml:space="preserve">огласия </w:t>
      </w:r>
      <w:r w:rsidRPr="00903EB3">
        <w:rPr>
          <w:sz w:val="24"/>
          <w:szCs w:val="24"/>
        </w:rPr>
        <w:t>составляет 5 лет с даты его подписания. Порядок отзыва согласия на обработку персональных данных мне известен.</w:t>
      </w:r>
    </w:p>
    <w:p w14:paraId="0B6B3BB1" w14:textId="77777777" w:rsidR="00DB0CF2" w:rsidRPr="00903EB3" w:rsidRDefault="00DB0CF2" w:rsidP="00DB0CF2">
      <w:pPr>
        <w:spacing w:after="120"/>
        <w:jc w:val="both"/>
        <w:rPr>
          <w:sz w:val="24"/>
          <w:szCs w:val="24"/>
        </w:rPr>
      </w:pPr>
    </w:p>
    <w:p w14:paraId="2BDDBA29" w14:textId="77777777" w:rsidR="00DB0CF2" w:rsidRPr="00903EB3" w:rsidRDefault="00DB0CF2" w:rsidP="00DB0CF2">
      <w:pPr>
        <w:jc w:val="both"/>
        <w:rPr>
          <w:sz w:val="24"/>
          <w:szCs w:val="24"/>
        </w:rPr>
      </w:pPr>
    </w:p>
    <w:p w14:paraId="743B8DF5" w14:textId="77777777" w:rsidR="00DB0CF2" w:rsidRPr="00903EB3" w:rsidRDefault="00DB0CF2" w:rsidP="00DB0CF2">
      <w:pPr>
        <w:jc w:val="both"/>
        <w:rPr>
          <w:sz w:val="24"/>
          <w:szCs w:val="24"/>
        </w:rPr>
      </w:pPr>
      <w:r w:rsidRPr="00903EB3">
        <w:rPr>
          <w:sz w:val="24"/>
          <w:szCs w:val="24"/>
        </w:rPr>
        <w:t>ПОДПИСЬ: ___________________________     ДАТА: ___________________________</w:t>
      </w:r>
    </w:p>
    <w:p w14:paraId="2BC1F2C1" w14:textId="77777777" w:rsidR="00DB0CF2" w:rsidRPr="00903EB3" w:rsidRDefault="00DB0CF2" w:rsidP="00DB0CF2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line="293" w:lineRule="exact"/>
        <w:rPr>
          <w:color w:val="000000" w:themeColor="text1"/>
          <w:sz w:val="24"/>
          <w:szCs w:val="24"/>
        </w:rPr>
      </w:pPr>
    </w:p>
    <w:p w14:paraId="4A8AAE9A" w14:textId="77777777" w:rsidR="00DB0CF2" w:rsidRPr="00903EB3" w:rsidRDefault="00DB0CF2" w:rsidP="00DB0CF2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line="293" w:lineRule="exact"/>
        <w:ind w:left="567" w:firstLine="709"/>
        <w:jc w:val="both"/>
        <w:rPr>
          <w:sz w:val="24"/>
          <w:szCs w:val="24"/>
        </w:rPr>
      </w:pPr>
    </w:p>
    <w:bookmarkEnd w:id="0"/>
    <w:p w14:paraId="455937A4" w14:textId="77777777" w:rsidR="00DB0CF2" w:rsidRPr="00903EB3" w:rsidRDefault="00DB0CF2" w:rsidP="00DB0CF2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spacing w:line="298" w:lineRule="exact"/>
        <w:ind w:left="567" w:right="10" w:firstLine="426"/>
        <w:jc w:val="both"/>
        <w:rPr>
          <w:color w:val="0D0D0D"/>
          <w:sz w:val="24"/>
          <w:szCs w:val="24"/>
        </w:rPr>
      </w:pPr>
    </w:p>
    <w:p w14:paraId="0CCD2A7D" w14:textId="77777777" w:rsidR="00DB0CF2" w:rsidRPr="00903EB3" w:rsidRDefault="00DB0CF2" w:rsidP="000B4722">
      <w:pPr>
        <w:pBdr>
          <w:top w:val="nil"/>
          <w:left w:val="nil"/>
          <w:bottom w:val="nil"/>
          <w:right w:val="nil"/>
          <w:between w:val="nil"/>
        </w:pBdr>
        <w:shd w:val="solid" w:color="FFFFFF" w:fill="auto"/>
        <w:rPr>
          <w:color w:val="000000" w:themeColor="text1"/>
          <w:sz w:val="24"/>
          <w:szCs w:val="24"/>
        </w:rPr>
      </w:pPr>
    </w:p>
    <w:sectPr w:rsidR="00DB0CF2" w:rsidRPr="00903EB3" w:rsidSect="000B4722">
      <w:headerReference w:type="default" r:id="rId7"/>
      <w:pgSz w:w="11906" w:h="16838"/>
      <w:pgMar w:top="1134" w:right="1134" w:bottom="709" w:left="1134" w:header="56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46144B" w14:textId="77777777" w:rsidR="00341BE4" w:rsidRDefault="00341BE4" w:rsidP="00225B15">
      <w:r>
        <w:separator/>
      </w:r>
    </w:p>
  </w:endnote>
  <w:endnote w:type="continuationSeparator" w:id="0">
    <w:p w14:paraId="065DCB30" w14:textId="77777777" w:rsidR="00341BE4" w:rsidRDefault="00341BE4" w:rsidP="00225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FA1581" w14:textId="77777777" w:rsidR="00341BE4" w:rsidRDefault="00341BE4" w:rsidP="00225B15">
      <w:r>
        <w:separator/>
      </w:r>
    </w:p>
  </w:footnote>
  <w:footnote w:type="continuationSeparator" w:id="0">
    <w:p w14:paraId="21DDE32A" w14:textId="77777777" w:rsidR="00341BE4" w:rsidRDefault="00341BE4" w:rsidP="00225B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94753320"/>
      <w:docPartObj>
        <w:docPartGallery w:val="Page Numbers (Top of Page)"/>
        <w:docPartUnique/>
      </w:docPartObj>
    </w:sdtPr>
    <w:sdtEndPr/>
    <w:sdtContent>
      <w:p w14:paraId="369748D5" w14:textId="79E8B238" w:rsidR="00225B15" w:rsidRDefault="00225B1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13B44">
          <w:rPr>
            <w:noProof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A45F6"/>
    <w:multiLevelType w:val="hybridMultilevel"/>
    <w:tmpl w:val="5866C5D2"/>
    <w:name w:val="WW8Num5"/>
    <w:lvl w:ilvl="0" w:tplc="8BBC0F52">
      <w:numFmt w:val="bullet"/>
      <w:suff w:val="space"/>
      <w:lvlText w:val=""/>
      <w:lvlJc w:val="left"/>
      <w:pPr>
        <w:ind w:left="1069" w:firstLine="0"/>
      </w:pPr>
      <w:rPr>
        <w:rFonts w:ascii="Symbol" w:hAnsi="Symbol" w:cs="Symbol" w:hint="default"/>
        <w:b w:val="0"/>
        <w:color w:val="000000"/>
        <w:sz w:val="24"/>
        <w:szCs w:val="24"/>
        <w:u w:val="none" w:color="000000"/>
        <w:vertAlign w:val="baseline"/>
      </w:rPr>
    </w:lvl>
    <w:lvl w:ilvl="1" w:tplc="AD169D88">
      <w:numFmt w:val="bullet"/>
      <w:lvlText w:val=""/>
      <w:lvlJc w:val="left"/>
      <w:pPr>
        <w:ind w:left="1080" w:firstLine="0"/>
      </w:pPr>
      <w:rPr>
        <w:rFonts w:ascii="Symbol" w:hAnsi="Symbol" w:cs="Symbol"/>
      </w:rPr>
    </w:lvl>
    <w:lvl w:ilvl="2" w:tplc="E22C2CDC">
      <w:numFmt w:val="bullet"/>
      <w:lvlText w:val=""/>
      <w:lvlJc w:val="left"/>
      <w:pPr>
        <w:ind w:left="1800" w:firstLine="0"/>
      </w:pPr>
      <w:rPr>
        <w:rFonts w:ascii="Symbol" w:hAnsi="Symbol" w:cs="Symbol"/>
      </w:rPr>
    </w:lvl>
    <w:lvl w:ilvl="3" w:tplc="6952D500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 w:tplc="E514CA70">
      <w:numFmt w:val="bullet"/>
      <w:lvlText w:val=""/>
      <w:lvlJc w:val="left"/>
      <w:pPr>
        <w:ind w:left="3240" w:firstLine="0"/>
      </w:pPr>
      <w:rPr>
        <w:rFonts w:ascii="Symbol" w:hAnsi="Symbol" w:cs="Symbol"/>
      </w:rPr>
    </w:lvl>
    <w:lvl w:ilvl="5" w:tplc="D03413FC">
      <w:numFmt w:val="bullet"/>
      <w:lvlText w:val=""/>
      <w:lvlJc w:val="left"/>
      <w:pPr>
        <w:ind w:left="3960" w:firstLine="0"/>
      </w:pPr>
      <w:rPr>
        <w:rFonts w:ascii="Symbol" w:hAnsi="Symbol" w:cs="Symbol"/>
      </w:rPr>
    </w:lvl>
    <w:lvl w:ilvl="6" w:tplc="F3964804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 w:tplc="306853E8">
      <w:numFmt w:val="bullet"/>
      <w:lvlText w:val=""/>
      <w:lvlJc w:val="left"/>
      <w:pPr>
        <w:ind w:left="5400" w:firstLine="0"/>
      </w:pPr>
      <w:rPr>
        <w:rFonts w:ascii="Symbol" w:hAnsi="Symbol" w:cs="Symbol"/>
      </w:rPr>
    </w:lvl>
    <w:lvl w:ilvl="8" w:tplc="4816CB32">
      <w:numFmt w:val="bullet"/>
      <w:lvlText w:val=""/>
      <w:lvlJc w:val="left"/>
      <w:pPr>
        <w:ind w:left="6120" w:firstLine="0"/>
      </w:pPr>
      <w:rPr>
        <w:rFonts w:ascii="Symbol" w:hAnsi="Symbol" w:cs="Symbol"/>
      </w:rPr>
    </w:lvl>
  </w:abstractNum>
  <w:abstractNum w:abstractNumId="1" w15:restartNumberingAfterBreak="0">
    <w:nsid w:val="045026BB"/>
    <w:multiLevelType w:val="hybridMultilevel"/>
    <w:tmpl w:val="3244B9CC"/>
    <w:lvl w:ilvl="0" w:tplc="762033C2">
      <w:numFmt w:val="bullet"/>
      <w:lvlText w:val=""/>
      <w:lvlJc w:val="left"/>
      <w:pPr>
        <w:ind w:left="360" w:firstLine="0"/>
      </w:pPr>
      <w:rPr>
        <w:rFonts w:ascii="Symbol" w:hAnsi="Symbol" w:cs="Symbol"/>
      </w:rPr>
    </w:lvl>
    <w:lvl w:ilvl="1" w:tplc="FEFA8BA6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03C4DE04">
      <w:numFmt w:val="bullet"/>
      <w:lvlText w:val=""/>
      <w:lvlJc w:val="left"/>
      <w:pPr>
        <w:ind w:left="1800" w:firstLine="0"/>
      </w:pPr>
      <w:rPr>
        <w:rFonts w:ascii="Symbol" w:hAnsi="Symbol" w:cs="Symbol"/>
      </w:rPr>
    </w:lvl>
    <w:lvl w:ilvl="3" w:tplc="EF1EFAAE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 w:tplc="ABFA169C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C8C25E24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E78EE696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 w:tplc="B6C672BA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A9A2481C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2" w15:restartNumberingAfterBreak="0">
    <w:nsid w:val="05275AB8"/>
    <w:multiLevelType w:val="multilevel"/>
    <w:tmpl w:val="12D858FC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</w:rPr>
    </w:lvl>
  </w:abstractNum>
  <w:abstractNum w:abstractNumId="3" w15:restartNumberingAfterBreak="0">
    <w:nsid w:val="056C3B6D"/>
    <w:multiLevelType w:val="hybridMultilevel"/>
    <w:tmpl w:val="0D282CBE"/>
    <w:name w:val="WW8Num11"/>
    <w:lvl w:ilvl="0" w:tplc="D71AAF2C">
      <w:numFmt w:val="bullet"/>
      <w:suff w:val="space"/>
      <w:lvlText w:val="•"/>
      <w:lvlJc w:val="left"/>
      <w:pPr>
        <w:ind w:left="1069" w:firstLine="0"/>
      </w:pPr>
      <w:rPr>
        <w:rFonts w:ascii="Times New Roman" w:hAnsi="Times New Roman" w:cs="Times New Roman" w:hint="default"/>
        <w:b w:val="0"/>
        <w:color w:val="000000"/>
        <w:sz w:val="40"/>
        <w:szCs w:val="40"/>
        <w:u w:val="none" w:color="000000"/>
        <w:vertAlign w:val="baseline"/>
      </w:rPr>
    </w:lvl>
    <w:lvl w:ilvl="1" w:tplc="3D345AA2">
      <w:numFmt w:val="bullet"/>
      <w:lvlText w:val="o"/>
      <w:lvlJc w:val="left"/>
      <w:pPr>
        <w:ind w:left="1647" w:firstLine="0"/>
      </w:pPr>
      <w:rPr>
        <w:rFonts w:ascii="Courier New" w:hAnsi="Courier New" w:cs="Courier New"/>
      </w:rPr>
    </w:lvl>
    <w:lvl w:ilvl="2" w:tplc="77AEDED4">
      <w:numFmt w:val="bullet"/>
      <w:lvlText w:val=""/>
      <w:lvlJc w:val="left"/>
      <w:pPr>
        <w:ind w:left="2367" w:firstLine="0"/>
      </w:pPr>
      <w:rPr>
        <w:rFonts w:ascii="Wingdings" w:eastAsia="Wingdings" w:hAnsi="Wingdings" w:cs="Wingdings"/>
      </w:rPr>
    </w:lvl>
    <w:lvl w:ilvl="3" w:tplc="FA32E468">
      <w:numFmt w:val="bullet"/>
      <w:lvlText w:val=""/>
      <w:lvlJc w:val="left"/>
      <w:pPr>
        <w:ind w:left="3087" w:firstLine="0"/>
      </w:pPr>
      <w:rPr>
        <w:rFonts w:ascii="Symbol" w:hAnsi="Symbol" w:cs="Symbol"/>
      </w:rPr>
    </w:lvl>
    <w:lvl w:ilvl="4" w:tplc="054EE48A">
      <w:numFmt w:val="bullet"/>
      <w:lvlText w:val="o"/>
      <w:lvlJc w:val="left"/>
      <w:pPr>
        <w:ind w:left="3807" w:firstLine="0"/>
      </w:pPr>
      <w:rPr>
        <w:rFonts w:ascii="Courier New" w:hAnsi="Courier New" w:cs="Courier New"/>
      </w:rPr>
    </w:lvl>
    <w:lvl w:ilvl="5" w:tplc="3CBEC4D8">
      <w:numFmt w:val="bullet"/>
      <w:lvlText w:val=""/>
      <w:lvlJc w:val="left"/>
      <w:pPr>
        <w:ind w:left="4527" w:firstLine="0"/>
      </w:pPr>
      <w:rPr>
        <w:rFonts w:ascii="Wingdings" w:eastAsia="Wingdings" w:hAnsi="Wingdings" w:cs="Wingdings"/>
      </w:rPr>
    </w:lvl>
    <w:lvl w:ilvl="6" w:tplc="407A1876">
      <w:numFmt w:val="bullet"/>
      <w:lvlText w:val=""/>
      <w:lvlJc w:val="left"/>
      <w:pPr>
        <w:ind w:left="5247" w:firstLine="0"/>
      </w:pPr>
      <w:rPr>
        <w:rFonts w:ascii="Symbol" w:hAnsi="Symbol" w:cs="Symbol"/>
      </w:rPr>
    </w:lvl>
    <w:lvl w:ilvl="7" w:tplc="BA98F6E8">
      <w:numFmt w:val="bullet"/>
      <w:lvlText w:val="o"/>
      <w:lvlJc w:val="left"/>
      <w:pPr>
        <w:ind w:left="5967" w:firstLine="0"/>
      </w:pPr>
      <w:rPr>
        <w:rFonts w:ascii="Courier New" w:hAnsi="Courier New" w:cs="Courier New"/>
      </w:rPr>
    </w:lvl>
    <w:lvl w:ilvl="8" w:tplc="C6567414">
      <w:numFmt w:val="bullet"/>
      <w:lvlText w:val=""/>
      <w:lvlJc w:val="left"/>
      <w:pPr>
        <w:ind w:left="6687" w:firstLine="0"/>
      </w:pPr>
      <w:rPr>
        <w:rFonts w:ascii="Wingdings" w:eastAsia="Wingdings" w:hAnsi="Wingdings" w:cs="Wingdings"/>
      </w:rPr>
    </w:lvl>
  </w:abstractNum>
  <w:abstractNum w:abstractNumId="4" w15:restartNumberingAfterBreak="0">
    <w:nsid w:val="08E03118"/>
    <w:multiLevelType w:val="hybridMultilevel"/>
    <w:tmpl w:val="5DE48D56"/>
    <w:name w:val="WW8Num6"/>
    <w:lvl w:ilvl="0" w:tplc="2576941C">
      <w:numFmt w:val="bullet"/>
      <w:lvlText w:val=""/>
      <w:lvlJc w:val="left"/>
      <w:pPr>
        <w:ind w:left="360" w:firstLine="0"/>
      </w:pPr>
      <w:rPr>
        <w:rFonts w:ascii="Symbol" w:hAnsi="Symbol" w:cs="Symbol"/>
        <w:b w:val="0"/>
        <w:color w:val="000000"/>
        <w:sz w:val="40"/>
        <w:szCs w:val="40"/>
        <w:u w:val="none" w:color="000000"/>
        <w:vertAlign w:val="baseline"/>
      </w:rPr>
    </w:lvl>
    <w:lvl w:ilvl="1" w:tplc="7DA46994">
      <w:numFmt w:val="bullet"/>
      <w:lvlText w:val=""/>
      <w:lvlJc w:val="left"/>
      <w:pPr>
        <w:ind w:left="1080" w:firstLine="0"/>
      </w:pPr>
      <w:rPr>
        <w:rFonts w:ascii="Symbol" w:hAnsi="Symbol" w:cs="Symbol"/>
      </w:rPr>
    </w:lvl>
    <w:lvl w:ilvl="2" w:tplc="B158EBC2"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3" w:tplc="1056F834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 w:tplc="9DA8B1F8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069E4598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60AC421E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 w:tplc="EE72102E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3A3C64F6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5" w15:restartNumberingAfterBreak="0">
    <w:nsid w:val="0BB839D0"/>
    <w:multiLevelType w:val="hybridMultilevel"/>
    <w:tmpl w:val="9A7AAC2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1A24D8"/>
    <w:multiLevelType w:val="multilevel"/>
    <w:tmpl w:val="18500B0E"/>
    <w:lvl w:ilvl="0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 w:val="0"/>
        <w:bCs/>
        <w:color w:val="auto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7" w15:restartNumberingAfterBreak="0">
    <w:nsid w:val="19DC513B"/>
    <w:multiLevelType w:val="hybridMultilevel"/>
    <w:tmpl w:val="7F2E8EDA"/>
    <w:lvl w:ilvl="0" w:tplc="DE004FD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A200654"/>
    <w:multiLevelType w:val="hybridMultilevel"/>
    <w:tmpl w:val="F08A6456"/>
    <w:lvl w:ilvl="0" w:tplc="930CC086">
      <w:numFmt w:val="bullet"/>
      <w:lvlText w:val="•"/>
      <w:lvlJc w:val="left"/>
      <w:pPr>
        <w:ind w:left="427" w:firstLine="0"/>
      </w:pPr>
      <w:rPr>
        <w:rFonts w:ascii="Times New Roman" w:hAnsi="Times New Roman" w:cs="Times New Roman"/>
        <w:b w:val="0"/>
        <w:color w:val="000000"/>
        <w:sz w:val="40"/>
        <w:szCs w:val="40"/>
        <w:u w:val="none" w:color="000000"/>
        <w:vertAlign w:val="baseline"/>
      </w:rPr>
    </w:lvl>
    <w:lvl w:ilvl="1" w:tplc="7DEC2F26">
      <w:numFmt w:val="bullet"/>
      <w:lvlText w:val="o"/>
      <w:lvlJc w:val="left"/>
      <w:pPr>
        <w:ind w:left="1147" w:firstLine="0"/>
      </w:pPr>
      <w:rPr>
        <w:rFonts w:ascii="Courier New" w:hAnsi="Courier New" w:cs="Courier New"/>
      </w:rPr>
    </w:lvl>
    <w:lvl w:ilvl="2" w:tplc="488C7262">
      <w:numFmt w:val="bullet"/>
      <w:lvlText w:val=""/>
      <w:lvlJc w:val="left"/>
      <w:pPr>
        <w:ind w:left="1867" w:firstLine="0"/>
      </w:pPr>
      <w:rPr>
        <w:rFonts w:ascii="Wingdings" w:eastAsia="Wingdings" w:hAnsi="Wingdings" w:cs="Wingdings"/>
      </w:rPr>
    </w:lvl>
    <w:lvl w:ilvl="3" w:tplc="A40CDF78">
      <w:numFmt w:val="bullet"/>
      <w:lvlText w:val=""/>
      <w:lvlJc w:val="left"/>
      <w:pPr>
        <w:ind w:left="2587" w:firstLine="0"/>
      </w:pPr>
      <w:rPr>
        <w:rFonts w:ascii="Symbol" w:hAnsi="Symbol" w:cs="Symbol"/>
      </w:rPr>
    </w:lvl>
    <w:lvl w:ilvl="4" w:tplc="77D23A10">
      <w:numFmt w:val="bullet"/>
      <w:lvlText w:val="o"/>
      <w:lvlJc w:val="left"/>
      <w:pPr>
        <w:ind w:left="3307" w:firstLine="0"/>
      </w:pPr>
      <w:rPr>
        <w:rFonts w:ascii="Courier New" w:hAnsi="Courier New" w:cs="Courier New"/>
      </w:rPr>
    </w:lvl>
    <w:lvl w:ilvl="5" w:tplc="D7D8FF80">
      <w:numFmt w:val="bullet"/>
      <w:lvlText w:val=""/>
      <w:lvlJc w:val="left"/>
      <w:pPr>
        <w:ind w:left="4027" w:firstLine="0"/>
      </w:pPr>
      <w:rPr>
        <w:rFonts w:ascii="Wingdings" w:eastAsia="Wingdings" w:hAnsi="Wingdings" w:cs="Wingdings"/>
      </w:rPr>
    </w:lvl>
    <w:lvl w:ilvl="6" w:tplc="56126EBC">
      <w:numFmt w:val="bullet"/>
      <w:lvlText w:val=""/>
      <w:lvlJc w:val="left"/>
      <w:pPr>
        <w:ind w:left="4747" w:firstLine="0"/>
      </w:pPr>
      <w:rPr>
        <w:rFonts w:ascii="Symbol" w:hAnsi="Symbol" w:cs="Symbol"/>
      </w:rPr>
    </w:lvl>
    <w:lvl w:ilvl="7" w:tplc="BF862552">
      <w:numFmt w:val="bullet"/>
      <w:lvlText w:val="o"/>
      <w:lvlJc w:val="left"/>
      <w:pPr>
        <w:ind w:left="5467" w:firstLine="0"/>
      </w:pPr>
      <w:rPr>
        <w:rFonts w:ascii="Courier New" w:hAnsi="Courier New" w:cs="Courier New"/>
      </w:rPr>
    </w:lvl>
    <w:lvl w:ilvl="8" w:tplc="FD3453F8">
      <w:numFmt w:val="bullet"/>
      <w:lvlText w:val=""/>
      <w:lvlJc w:val="left"/>
      <w:pPr>
        <w:ind w:left="6187" w:firstLine="0"/>
      </w:pPr>
      <w:rPr>
        <w:rFonts w:ascii="Wingdings" w:eastAsia="Wingdings" w:hAnsi="Wingdings" w:cs="Wingdings"/>
      </w:rPr>
    </w:lvl>
  </w:abstractNum>
  <w:abstractNum w:abstractNumId="9" w15:restartNumberingAfterBreak="0">
    <w:nsid w:val="1BBD5A3B"/>
    <w:multiLevelType w:val="hybridMultilevel"/>
    <w:tmpl w:val="898068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E42A04"/>
    <w:multiLevelType w:val="multilevel"/>
    <w:tmpl w:val="37F8869A"/>
    <w:lvl w:ilvl="0">
      <w:start w:val="10"/>
      <w:numFmt w:val="decimal"/>
      <w:lvlText w:val="%1."/>
      <w:lvlJc w:val="left"/>
      <w:pPr>
        <w:ind w:left="520" w:hanging="5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1C634746"/>
    <w:multiLevelType w:val="multilevel"/>
    <w:tmpl w:val="27BA668C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1D65624B"/>
    <w:multiLevelType w:val="hybridMultilevel"/>
    <w:tmpl w:val="EFE49CD6"/>
    <w:name w:val="WW8Num7"/>
    <w:lvl w:ilvl="0" w:tplc="DB889198">
      <w:numFmt w:val="bullet"/>
      <w:lvlText w:val=""/>
      <w:lvlJc w:val="left"/>
      <w:pPr>
        <w:ind w:left="360" w:firstLine="0"/>
      </w:pPr>
      <w:rPr>
        <w:rFonts w:ascii="Symbol" w:hAnsi="Symbol" w:cs="Symbol"/>
      </w:rPr>
    </w:lvl>
    <w:lvl w:ilvl="1" w:tplc="0A907E14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55D2ED90">
      <w:numFmt w:val="bullet"/>
      <w:lvlText w:val=""/>
      <w:lvlJc w:val="left"/>
      <w:pPr>
        <w:ind w:left="1800" w:firstLine="0"/>
      </w:pPr>
      <w:rPr>
        <w:rFonts w:ascii="Symbol" w:hAnsi="Symbol" w:cs="Symbol"/>
      </w:rPr>
    </w:lvl>
    <w:lvl w:ilvl="3" w:tplc="98B4DE60">
      <w:numFmt w:val="bullet"/>
      <w:suff w:val="space"/>
      <w:lvlText w:val=""/>
      <w:lvlJc w:val="left"/>
      <w:pPr>
        <w:ind w:left="2520" w:firstLine="0"/>
      </w:pPr>
      <w:rPr>
        <w:rFonts w:ascii="Symbol" w:hAnsi="Symbol" w:cs="Symbol" w:hint="default"/>
      </w:rPr>
    </w:lvl>
    <w:lvl w:ilvl="4" w:tplc="5B38F80C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77EE7D16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49F6B58E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 w:tplc="A422182C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97BEEBB0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3" w15:restartNumberingAfterBreak="0">
    <w:nsid w:val="21DB171B"/>
    <w:multiLevelType w:val="hybridMultilevel"/>
    <w:tmpl w:val="FB90849C"/>
    <w:lvl w:ilvl="0" w:tplc="BF2EC1B8">
      <w:start w:val="1"/>
      <w:numFmt w:val="bullet"/>
      <w:suff w:val="space"/>
      <w:lvlText w:val=""/>
      <w:lvlJc w:val="left"/>
      <w:pPr>
        <w:ind w:left="10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B92B5E"/>
    <w:multiLevelType w:val="hybridMultilevel"/>
    <w:tmpl w:val="3A46EFB4"/>
    <w:name w:val="Нумерованный список 11"/>
    <w:lvl w:ilvl="0" w:tplc="EB327F58">
      <w:numFmt w:val="bullet"/>
      <w:suff w:val="space"/>
      <w:lvlText w:val=""/>
      <w:lvlJc w:val="left"/>
      <w:pPr>
        <w:ind w:left="1069" w:firstLine="0"/>
      </w:pPr>
      <w:rPr>
        <w:rFonts w:ascii="Symbol" w:hAnsi="Symbol" w:hint="default"/>
      </w:rPr>
    </w:lvl>
    <w:lvl w:ilvl="1" w:tplc="6D1AE2B6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0B4A64C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E0E8A2D8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BF5477B8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3410DB8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649C512E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BE22B7BC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497CAEBA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5" w15:restartNumberingAfterBreak="0">
    <w:nsid w:val="2D583707"/>
    <w:multiLevelType w:val="multilevel"/>
    <w:tmpl w:val="8DF21F0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 w15:restartNumberingAfterBreak="0">
    <w:nsid w:val="2F1D385C"/>
    <w:multiLevelType w:val="multilevel"/>
    <w:tmpl w:val="B01224A0"/>
    <w:lvl w:ilvl="0">
      <w:start w:val="4"/>
      <w:numFmt w:val="decimal"/>
      <w:lvlText w:val="%1."/>
      <w:lvlJc w:val="left"/>
      <w:pPr>
        <w:ind w:left="792" w:hanging="792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4"/>
      <w:numFmt w:val="decimal"/>
      <w:lvlText w:val="%1.%2.%3."/>
      <w:lvlJc w:val="left"/>
      <w:pPr>
        <w:ind w:left="792" w:hanging="792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34473F46"/>
    <w:multiLevelType w:val="hybridMultilevel"/>
    <w:tmpl w:val="27F69236"/>
    <w:lvl w:ilvl="0" w:tplc="8FDEC4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D35485"/>
    <w:multiLevelType w:val="multilevel"/>
    <w:tmpl w:val="607A93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39D560CB"/>
    <w:multiLevelType w:val="multilevel"/>
    <w:tmpl w:val="858E2E0C"/>
    <w:lvl w:ilvl="0">
      <w:start w:val="1"/>
      <w:numFmt w:val="decimal"/>
      <w:suff w:val="space"/>
      <w:lvlText w:val="%1."/>
      <w:lvlJc w:val="left"/>
      <w:pPr>
        <w:ind w:left="720" w:hanging="360"/>
      </w:pPr>
    </w:lvl>
    <w:lvl w:ilvl="1">
      <w:start w:val="1"/>
      <w:numFmt w:val="decimal"/>
      <w:isLgl/>
      <w:suff w:val="space"/>
      <w:lvlText w:val="%1.%2."/>
      <w:lvlJc w:val="left"/>
      <w:pPr>
        <w:ind w:left="5115" w:hanging="720"/>
      </w:pPr>
      <w:rPr>
        <w:b w:val="0"/>
        <w:color w:val="auto"/>
        <w:sz w:val="28"/>
        <w:szCs w:val="28"/>
      </w:rPr>
    </w:lvl>
    <w:lvl w:ilvl="2">
      <w:start w:val="1"/>
      <w:numFmt w:val="decimal"/>
      <w:isLgl/>
      <w:suff w:val="space"/>
      <w:lvlText w:val="%1.%2.%3."/>
      <w:lvlJc w:val="left"/>
      <w:pPr>
        <w:ind w:left="1080" w:hanging="72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</w:lvl>
    <w:lvl w:ilvl="4">
      <w:start w:val="1"/>
      <w:numFmt w:val="decimal"/>
      <w:isLgl/>
      <w:lvlText w:val="%1.%2.%3.%4.%5."/>
      <w:lvlJc w:val="left"/>
      <w:pPr>
        <w:ind w:left="1440" w:hanging="1080"/>
      </w:pPr>
    </w:lvl>
    <w:lvl w:ilvl="5">
      <w:start w:val="1"/>
      <w:numFmt w:val="decimal"/>
      <w:isLgl/>
      <w:lvlText w:val="%1.%2.%3.%4.%5.%6."/>
      <w:lvlJc w:val="left"/>
      <w:pPr>
        <w:ind w:left="1800" w:hanging="1440"/>
      </w:pPr>
    </w:lvl>
    <w:lvl w:ilvl="6">
      <w:start w:val="1"/>
      <w:numFmt w:val="decimal"/>
      <w:isLgl/>
      <w:lvlText w:val="%1.%2.%3.%4.%5.%6.%7."/>
      <w:lvlJc w:val="left"/>
      <w:pPr>
        <w:ind w:left="2160" w:hanging="1800"/>
      </w:p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</w:lvl>
  </w:abstractNum>
  <w:abstractNum w:abstractNumId="20" w15:restartNumberingAfterBreak="0">
    <w:nsid w:val="3E81225F"/>
    <w:multiLevelType w:val="multilevel"/>
    <w:tmpl w:val="560699E4"/>
    <w:name w:val="WW8Num12"/>
    <w:lvl w:ilvl="0">
      <w:start w:val="9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2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21" w15:restartNumberingAfterBreak="0">
    <w:nsid w:val="3F060165"/>
    <w:multiLevelType w:val="multilevel"/>
    <w:tmpl w:val="A2F03C5C"/>
    <w:name w:val="WW8Num8"/>
    <w:lvl w:ilvl="0">
      <w:start w:val="1"/>
      <w:numFmt w:val="decimal"/>
      <w:suff w:val="space"/>
      <w:lvlText w:val="%1."/>
      <w:lvlJc w:val="left"/>
      <w:pPr>
        <w:ind w:left="36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firstLine="0"/>
      </w:pPr>
      <w:rPr>
        <w:rFonts w:hint="default"/>
      </w:rPr>
    </w:lvl>
    <w:lvl w:ilvl="2">
      <w:start w:val="1"/>
      <w:numFmt w:val="lowerRoman"/>
      <w:lvlText w:val="%2.%3."/>
      <w:lvlJc w:val="left"/>
      <w:pPr>
        <w:ind w:left="1980" w:firstLine="0"/>
      </w:pPr>
      <w:rPr>
        <w:rFonts w:hint="default"/>
      </w:rPr>
    </w:lvl>
    <w:lvl w:ilvl="3">
      <w:start w:val="1"/>
      <w:numFmt w:val="decimal"/>
      <w:lvlText w:val="%2.%3.%4."/>
      <w:lvlJc w:val="left"/>
      <w:pPr>
        <w:ind w:left="2520" w:firstLine="0"/>
      </w:pPr>
      <w:rPr>
        <w:rFonts w:hint="default"/>
      </w:rPr>
    </w:lvl>
    <w:lvl w:ilvl="4">
      <w:start w:val="1"/>
      <w:numFmt w:val="lowerLetter"/>
      <w:lvlText w:val="%2.%3.%4.%5."/>
      <w:lvlJc w:val="left"/>
      <w:pPr>
        <w:ind w:left="3240" w:firstLine="0"/>
      </w:pPr>
      <w:rPr>
        <w:rFonts w:hint="default"/>
      </w:rPr>
    </w:lvl>
    <w:lvl w:ilvl="5">
      <w:start w:val="1"/>
      <w:numFmt w:val="lowerRoman"/>
      <w:lvlText w:val="%2.%3.%4.%5.%6."/>
      <w:lvlJc w:val="left"/>
      <w:pPr>
        <w:ind w:left="4140" w:firstLine="0"/>
      </w:pPr>
      <w:rPr>
        <w:rFonts w:hint="default"/>
      </w:rPr>
    </w:lvl>
    <w:lvl w:ilvl="6">
      <w:start w:val="1"/>
      <w:numFmt w:val="decimal"/>
      <w:lvlText w:val="%2.%3.%4.%5.%6.%7."/>
      <w:lvlJc w:val="left"/>
      <w:pPr>
        <w:ind w:left="4680" w:firstLine="0"/>
      </w:pPr>
      <w:rPr>
        <w:rFonts w:hint="default"/>
      </w:rPr>
    </w:lvl>
    <w:lvl w:ilvl="7">
      <w:start w:val="1"/>
      <w:numFmt w:val="lowerLetter"/>
      <w:lvlText w:val="%2.%3.%4.%5.%6.%7.%8."/>
      <w:lvlJc w:val="left"/>
      <w:pPr>
        <w:ind w:left="5400" w:firstLine="0"/>
      </w:pPr>
      <w:rPr>
        <w:rFonts w:hint="default"/>
      </w:rPr>
    </w:lvl>
    <w:lvl w:ilvl="8">
      <w:start w:val="1"/>
      <w:numFmt w:val="lowerRoman"/>
      <w:lvlText w:val="%2.%3.%4.%5.%6.%7.%8.%9."/>
      <w:lvlJc w:val="left"/>
      <w:pPr>
        <w:ind w:left="6300" w:firstLine="0"/>
      </w:pPr>
      <w:rPr>
        <w:rFonts w:hint="default"/>
      </w:rPr>
    </w:lvl>
  </w:abstractNum>
  <w:abstractNum w:abstractNumId="22" w15:restartNumberingAfterBreak="0">
    <w:nsid w:val="40AF45D0"/>
    <w:multiLevelType w:val="multilevel"/>
    <w:tmpl w:val="EF0E7536"/>
    <w:name w:val="WW8Num2"/>
    <w:lvl w:ilvl="0">
      <w:start w:val="6"/>
      <w:numFmt w:val="decimal"/>
      <w:lvlText w:val="%1"/>
      <w:lvlJc w:val="left"/>
      <w:pPr>
        <w:ind w:left="0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216" w:firstLine="0"/>
      </w:pPr>
      <w:rPr>
        <w:rFonts w:eastAsia="Times New Roman" w:cs="Times New Roman" w:hint="default"/>
        <w:b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2.%3"/>
      <w:lvlJc w:val="left"/>
      <w:pPr>
        <w:ind w:left="261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3">
      <w:start w:val="1"/>
      <w:numFmt w:val="decimal"/>
      <w:lvlText w:val="%2.%3.%4"/>
      <w:lvlJc w:val="left"/>
      <w:pPr>
        <w:ind w:left="333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4">
      <w:start w:val="1"/>
      <w:numFmt w:val="lowerLetter"/>
      <w:lvlText w:val="%2.%3.%4.%5"/>
      <w:lvlJc w:val="left"/>
      <w:pPr>
        <w:ind w:left="405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5">
      <w:start w:val="1"/>
      <w:numFmt w:val="lowerRoman"/>
      <w:lvlText w:val="%2.%3.%4.%5.%6"/>
      <w:lvlJc w:val="left"/>
      <w:pPr>
        <w:ind w:left="477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6">
      <w:start w:val="1"/>
      <w:numFmt w:val="decimal"/>
      <w:lvlText w:val="%2.%3.%4.%5.%6.%7"/>
      <w:lvlJc w:val="left"/>
      <w:pPr>
        <w:ind w:left="549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7">
      <w:start w:val="1"/>
      <w:numFmt w:val="lowerLetter"/>
      <w:lvlText w:val="%2.%3.%4.%5.%6.%7.%8"/>
      <w:lvlJc w:val="left"/>
      <w:pPr>
        <w:ind w:left="621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8">
      <w:start w:val="1"/>
      <w:numFmt w:val="lowerRoman"/>
      <w:lvlText w:val="%2.%3.%4.%5.%6.%7.%8.%9"/>
      <w:lvlJc w:val="left"/>
      <w:pPr>
        <w:ind w:left="693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</w:abstractNum>
  <w:abstractNum w:abstractNumId="23" w15:restartNumberingAfterBreak="0">
    <w:nsid w:val="40EB461D"/>
    <w:multiLevelType w:val="multilevel"/>
    <w:tmpl w:val="228CC436"/>
    <w:lvl w:ilvl="0">
      <w:start w:val="11"/>
      <w:numFmt w:val="decimal"/>
      <w:lvlText w:val="%1."/>
      <w:lvlJc w:val="left"/>
      <w:pPr>
        <w:ind w:left="520" w:hanging="5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7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216" w:hanging="1800"/>
      </w:pPr>
      <w:rPr>
        <w:rFonts w:hint="default"/>
      </w:rPr>
    </w:lvl>
  </w:abstractNum>
  <w:abstractNum w:abstractNumId="24" w15:restartNumberingAfterBreak="0">
    <w:nsid w:val="46BB2FA6"/>
    <w:multiLevelType w:val="hybridMultilevel"/>
    <w:tmpl w:val="AFEA32F2"/>
    <w:lvl w:ilvl="0" w:tplc="FE26A0D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8454F11"/>
    <w:multiLevelType w:val="hybridMultilevel"/>
    <w:tmpl w:val="19B48E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855ABF"/>
    <w:multiLevelType w:val="hybridMultilevel"/>
    <w:tmpl w:val="8C1ECF74"/>
    <w:name w:val="WW8Num10"/>
    <w:lvl w:ilvl="0" w:tplc="2E26D040">
      <w:numFmt w:val="bullet"/>
      <w:suff w:val="space"/>
      <w:lvlText w:val="•"/>
      <w:lvlJc w:val="left"/>
      <w:pPr>
        <w:ind w:left="1069" w:firstLine="0"/>
      </w:pPr>
      <w:rPr>
        <w:rFonts w:ascii="Times New Roman" w:hAnsi="Times New Roman" w:cs="Times New Roman" w:hint="default"/>
        <w:b w:val="0"/>
        <w:color w:val="000000"/>
        <w:sz w:val="32"/>
        <w:szCs w:val="32"/>
        <w:u w:val="none" w:color="000000"/>
        <w:vertAlign w:val="baseline"/>
      </w:rPr>
    </w:lvl>
    <w:lvl w:ilvl="1" w:tplc="6442A3F8">
      <w:numFmt w:val="bullet"/>
      <w:lvlText w:val="o"/>
      <w:lvlJc w:val="left"/>
      <w:pPr>
        <w:ind w:left="1147" w:firstLine="0"/>
      </w:pPr>
      <w:rPr>
        <w:rFonts w:ascii="Courier New" w:hAnsi="Courier New" w:cs="Courier New"/>
      </w:rPr>
    </w:lvl>
    <w:lvl w:ilvl="2" w:tplc="DD8E1C2C">
      <w:numFmt w:val="bullet"/>
      <w:lvlText w:val=""/>
      <w:lvlJc w:val="left"/>
      <w:pPr>
        <w:ind w:left="1867" w:firstLine="0"/>
      </w:pPr>
      <w:rPr>
        <w:rFonts w:ascii="Wingdings" w:eastAsia="Wingdings" w:hAnsi="Wingdings" w:cs="Wingdings"/>
      </w:rPr>
    </w:lvl>
    <w:lvl w:ilvl="3" w:tplc="46E07276">
      <w:numFmt w:val="bullet"/>
      <w:lvlText w:val=""/>
      <w:lvlJc w:val="left"/>
      <w:pPr>
        <w:ind w:left="2587" w:firstLine="0"/>
      </w:pPr>
      <w:rPr>
        <w:rFonts w:ascii="Symbol" w:hAnsi="Symbol" w:cs="Symbol"/>
      </w:rPr>
    </w:lvl>
    <w:lvl w:ilvl="4" w:tplc="835CF1CC">
      <w:numFmt w:val="bullet"/>
      <w:lvlText w:val="o"/>
      <w:lvlJc w:val="left"/>
      <w:pPr>
        <w:ind w:left="3307" w:firstLine="0"/>
      </w:pPr>
      <w:rPr>
        <w:rFonts w:ascii="Courier New" w:hAnsi="Courier New" w:cs="Courier New"/>
      </w:rPr>
    </w:lvl>
    <w:lvl w:ilvl="5" w:tplc="A49C5C84">
      <w:numFmt w:val="bullet"/>
      <w:lvlText w:val=""/>
      <w:lvlJc w:val="left"/>
      <w:pPr>
        <w:ind w:left="4027" w:firstLine="0"/>
      </w:pPr>
      <w:rPr>
        <w:rFonts w:ascii="Wingdings" w:eastAsia="Wingdings" w:hAnsi="Wingdings" w:cs="Wingdings"/>
      </w:rPr>
    </w:lvl>
    <w:lvl w:ilvl="6" w:tplc="B338DF2E">
      <w:numFmt w:val="bullet"/>
      <w:lvlText w:val=""/>
      <w:lvlJc w:val="left"/>
      <w:pPr>
        <w:ind w:left="4747" w:firstLine="0"/>
      </w:pPr>
      <w:rPr>
        <w:rFonts w:ascii="Symbol" w:hAnsi="Symbol" w:cs="Symbol"/>
      </w:rPr>
    </w:lvl>
    <w:lvl w:ilvl="7" w:tplc="76423614">
      <w:numFmt w:val="bullet"/>
      <w:lvlText w:val="o"/>
      <w:lvlJc w:val="left"/>
      <w:pPr>
        <w:ind w:left="5467" w:firstLine="0"/>
      </w:pPr>
      <w:rPr>
        <w:rFonts w:ascii="Courier New" w:hAnsi="Courier New" w:cs="Courier New"/>
      </w:rPr>
    </w:lvl>
    <w:lvl w:ilvl="8" w:tplc="14A2CC22">
      <w:numFmt w:val="bullet"/>
      <w:lvlText w:val=""/>
      <w:lvlJc w:val="left"/>
      <w:pPr>
        <w:ind w:left="6187" w:firstLine="0"/>
      </w:pPr>
      <w:rPr>
        <w:rFonts w:ascii="Wingdings" w:eastAsia="Wingdings" w:hAnsi="Wingdings" w:cs="Wingdings"/>
      </w:rPr>
    </w:lvl>
  </w:abstractNum>
  <w:abstractNum w:abstractNumId="27" w15:restartNumberingAfterBreak="0">
    <w:nsid w:val="49FB5CCA"/>
    <w:multiLevelType w:val="multilevel"/>
    <w:tmpl w:val="ED9C222E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4B134EC4"/>
    <w:multiLevelType w:val="multilevel"/>
    <w:tmpl w:val="805A59EA"/>
    <w:name w:val="WW8Num3"/>
    <w:lvl w:ilvl="0">
      <w:start w:val="5"/>
      <w:numFmt w:val="decimal"/>
      <w:lvlText w:val="%1"/>
      <w:lvlJc w:val="left"/>
      <w:pPr>
        <w:ind w:left="0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763" w:firstLine="0"/>
      </w:pPr>
      <w:rPr>
        <w:rFonts w:eastAsia="Times New Roman" w:cs="Times New Roman" w:hint="default"/>
        <w:b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2.%3"/>
      <w:lvlJc w:val="left"/>
      <w:pPr>
        <w:ind w:left="257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3">
      <w:start w:val="1"/>
      <w:numFmt w:val="decimal"/>
      <w:lvlText w:val="%2.%3.%4"/>
      <w:lvlJc w:val="left"/>
      <w:pPr>
        <w:ind w:left="329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4">
      <w:start w:val="1"/>
      <w:numFmt w:val="lowerLetter"/>
      <w:lvlText w:val="%2.%3.%4.%5"/>
      <w:lvlJc w:val="left"/>
      <w:pPr>
        <w:ind w:left="401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5">
      <w:start w:val="1"/>
      <w:numFmt w:val="lowerRoman"/>
      <w:lvlText w:val="%2.%3.%4.%5.%6"/>
      <w:lvlJc w:val="left"/>
      <w:pPr>
        <w:ind w:left="473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6">
      <w:start w:val="1"/>
      <w:numFmt w:val="decimal"/>
      <w:lvlText w:val="%2.%3.%4.%5.%6.%7"/>
      <w:lvlJc w:val="left"/>
      <w:pPr>
        <w:ind w:left="545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7">
      <w:start w:val="1"/>
      <w:numFmt w:val="lowerLetter"/>
      <w:lvlText w:val="%2.%3.%4.%5.%6.%7.%8"/>
      <w:lvlJc w:val="left"/>
      <w:pPr>
        <w:ind w:left="617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8">
      <w:start w:val="1"/>
      <w:numFmt w:val="lowerRoman"/>
      <w:lvlText w:val="%2.%3.%4.%5.%6.%7.%8.%9"/>
      <w:lvlJc w:val="left"/>
      <w:pPr>
        <w:ind w:left="6895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</w:abstractNum>
  <w:abstractNum w:abstractNumId="29" w15:restartNumberingAfterBreak="0">
    <w:nsid w:val="520E37E3"/>
    <w:multiLevelType w:val="multilevel"/>
    <w:tmpl w:val="E370C0FC"/>
    <w:name w:val="WW8Num4"/>
    <w:lvl w:ilvl="0">
      <w:start w:val="4"/>
      <w:numFmt w:val="decimal"/>
      <w:lvlText w:val="%1"/>
      <w:lvlJc w:val="left"/>
      <w:pPr>
        <w:ind w:left="0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-319" w:firstLine="0"/>
      </w:pPr>
      <w:rPr>
        <w:rFonts w:eastAsia="Times New Roman" w:cs="Times New Roman" w:hint="default"/>
        <w:b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2.%3"/>
      <w:lvlJc w:val="left"/>
      <w:pPr>
        <w:ind w:left="151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3">
      <w:start w:val="1"/>
      <w:numFmt w:val="decimal"/>
      <w:lvlText w:val="%2.%3.%4"/>
      <w:lvlJc w:val="left"/>
      <w:pPr>
        <w:ind w:left="223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4">
      <w:start w:val="1"/>
      <w:numFmt w:val="lowerLetter"/>
      <w:lvlText w:val="%2.%3.%4.%5"/>
      <w:lvlJc w:val="left"/>
      <w:pPr>
        <w:ind w:left="295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5">
      <w:start w:val="1"/>
      <w:numFmt w:val="lowerRoman"/>
      <w:lvlText w:val="%2.%3.%4.%5.%6"/>
      <w:lvlJc w:val="left"/>
      <w:pPr>
        <w:ind w:left="367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6">
      <w:start w:val="1"/>
      <w:numFmt w:val="decimal"/>
      <w:lvlText w:val="%2.%3.%4.%5.%6.%7"/>
      <w:lvlJc w:val="left"/>
      <w:pPr>
        <w:ind w:left="439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7">
      <w:start w:val="1"/>
      <w:numFmt w:val="lowerLetter"/>
      <w:lvlText w:val="%2.%3.%4.%5.%6.%7.%8"/>
      <w:lvlJc w:val="left"/>
      <w:pPr>
        <w:ind w:left="511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8">
      <w:start w:val="1"/>
      <w:numFmt w:val="lowerRoman"/>
      <w:lvlText w:val="%2.%3.%4.%5.%6.%7.%8.%9"/>
      <w:lvlJc w:val="left"/>
      <w:pPr>
        <w:ind w:left="5831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</w:abstractNum>
  <w:abstractNum w:abstractNumId="30" w15:restartNumberingAfterBreak="0">
    <w:nsid w:val="545B721B"/>
    <w:multiLevelType w:val="hybridMultilevel"/>
    <w:tmpl w:val="DF08DC7E"/>
    <w:lvl w:ilvl="0" w:tplc="67547E3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73F5692"/>
    <w:multiLevelType w:val="multilevel"/>
    <w:tmpl w:val="4C84BED2"/>
    <w:name w:val="WW8Num1"/>
    <w:lvl w:ilvl="0">
      <w:start w:val="10"/>
      <w:numFmt w:val="decimal"/>
      <w:lvlText w:val="%1"/>
      <w:lvlJc w:val="left"/>
      <w:pPr>
        <w:ind w:left="0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-252" w:firstLine="0"/>
      </w:pPr>
      <w:rPr>
        <w:rFonts w:eastAsia="Times New Roman" w:cs="Times New Roman" w:hint="default"/>
        <w:b w:val="0"/>
        <w:color w:val="000000"/>
        <w:sz w:val="24"/>
        <w:szCs w:val="24"/>
        <w:u w:val="none" w:color="000000"/>
        <w:vertAlign w:val="baseline"/>
      </w:rPr>
    </w:lvl>
    <w:lvl w:ilvl="2">
      <w:start w:val="1"/>
      <w:numFmt w:val="lowerRoman"/>
      <w:lvlText w:val="%2.%3"/>
      <w:lvlJc w:val="left"/>
      <w:pPr>
        <w:ind w:left="163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3">
      <w:start w:val="1"/>
      <w:numFmt w:val="decimal"/>
      <w:lvlText w:val="%2.%3.%4"/>
      <w:lvlJc w:val="left"/>
      <w:pPr>
        <w:ind w:left="235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4">
      <w:start w:val="1"/>
      <w:numFmt w:val="lowerLetter"/>
      <w:lvlText w:val="%2.%3.%4.%5"/>
      <w:lvlJc w:val="left"/>
      <w:pPr>
        <w:ind w:left="307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5">
      <w:start w:val="1"/>
      <w:numFmt w:val="lowerRoman"/>
      <w:lvlText w:val="%2.%3.%4.%5.%6"/>
      <w:lvlJc w:val="left"/>
      <w:pPr>
        <w:ind w:left="379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6">
      <w:start w:val="1"/>
      <w:numFmt w:val="decimal"/>
      <w:lvlText w:val="%2.%3.%4.%5.%6.%7"/>
      <w:lvlJc w:val="left"/>
      <w:pPr>
        <w:ind w:left="451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7">
      <w:start w:val="1"/>
      <w:numFmt w:val="lowerLetter"/>
      <w:lvlText w:val="%2.%3.%4.%5.%6.%7.%8"/>
      <w:lvlJc w:val="left"/>
      <w:pPr>
        <w:ind w:left="523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  <w:lvl w:ilvl="8">
      <w:start w:val="1"/>
      <w:numFmt w:val="lowerRoman"/>
      <w:lvlText w:val="%2.%3.%4.%5.%6.%7.%8.%9"/>
      <w:lvlJc w:val="left"/>
      <w:pPr>
        <w:ind w:left="5952" w:firstLine="0"/>
      </w:pPr>
      <w:rPr>
        <w:rFonts w:eastAsia="Times New Roman" w:cs="Times New Roman" w:hint="default"/>
        <w:b w:val="0"/>
        <w:color w:val="000000"/>
        <w:sz w:val="28"/>
        <w:szCs w:val="28"/>
        <w:u w:val="none" w:color="000000"/>
        <w:vertAlign w:val="baseline"/>
      </w:rPr>
    </w:lvl>
  </w:abstractNum>
  <w:abstractNum w:abstractNumId="32" w15:restartNumberingAfterBreak="0">
    <w:nsid w:val="596C589F"/>
    <w:multiLevelType w:val="hybridMultilevel"/>
    <w:tmpl w:val="019AD364"/>
    <w:lvl w:ilvl="0" w:tplc="859ADEE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DF07AC2"/>
    <w:multiLevelType w:val="hybridMultilevel"/>
    <w:tmpl w:val="8BC80318"/>
    <w:name w:val="WW8Num82"/>
    <w:lvl w:ilvl="0" w:tplc="152C8A88">
      <w:start w:val="3"/>
      <w:numFmt w:val="decimal"/>
      <w:suff w:val="space"/>
      <w:lvlText w:val="10.%1"/>
      <w:lvlJc w:val="left"/>
      <w:pPr>
        <w:ind w:left="786" w:firstLine="0"/>
      </w:pPr>
      <w:rPr>
        <w:rFonts w:hint="default"/>
      </w:rPr>
    </w:lvl>
    <w:lvl w:ilvl="1" w:tplc="CF1E6B26">
      <w:start w:val="1"/>
      <w:numFmt w:val="lowerLetter"/>
      <w:lvlText w:val="%2."/>
      <w:lvlJc w:val="left"/>
      <w:pPr>
        <w:ind w:left="1080" w:firstLine="0"/>
      </w:pPr>
    </w:lvl>
    <w:lvl w:ilvl="2" w:tplc="21761EC2">
      <w:start w:val="1"/>
      <w:numFmt w:val="lowerRoman"/>
      <w:lvlText w:val="%3."/>
      <w:lvlJc w:val="left"/>
      <w:pPr>
        <w:ind w:left="1980" w:firstLine="0"/>
      </w:pPr>
    </w:lvl>
    <w:lvl w:ilvl="3" w:tplc="4A16C5DC">
      <w:start w:val="1"/>
      <w:numFmt w:val="decimal"/>
      <w:lvlText w:val="%4."/>
      <w:lvlJc w:val="left"/>
      <w:pPr>
        <w:ind w:left="2520" w:firstLine="0"/>
      </w:pPr>
    </w:lvl>
    <w:lvl w:ilvl="4" w:tplc="10446AF6">
      <w:start w:val="1"/>
      <w:numFmt w:val="lowerLetter"/>
      <w:lvlText w:val="%5."/>
      <w:lvlJc w:val="left"/>
      <w:pPr>
        <w:ind w:left="3240" w:firstLine="0"/>
      </w:pPr>
    </w:lvl>
    <w:lvl w:ilvl="5" w:tplc="B72A3E58">
      <w:start w:val="1"/>
      <w:numFmt w:val="lowerRoman"/>
      <w:lvlText w:val="%6."/>
      <w:lvlJc w:val="left"/>
      <w:pPr>
        <w:ind w:left="4140" w:firstLine="0"/>
      </w:pPr>
    </w:lvl>
    <w:lvl w:ilvl="6" w:tplc="01FC98E2">
      <w:start w:val="1"/>
      <w:numFmt w:val="decimal"/>
      <w:lvlText w:val="%7."/>
      <w:lvlJc w:val="left"/>
      <w:pPr>
        <w:ind w:left="4680" w:firstLine="0"/>
      </w:pPr>
    </w:lvl>
    <w:lvl w:ilvl="7" w:tplc="8BF26788">
      <w:start w:val="1"/>
      <w:numFmt w:val="lowerLetter"/>
      <w:lvlText w:val="%8."/>
      <w:lvlJc w:val="left"/>
      <w:pPr>
        <w:ind w:left="5400" w:firstLine="0"/>
      </w:pPr>
    </w:lvl>
    <w:lvl w:ilvl="8" w:tplc="346EB770">
      <w:start w:val="1"/>
      <w:numFmt w:val="lowerRoman"/>
      <w:lvlText w:val="%9."/>
      <w:lvlJc w:val="left"/>
      <w:pPr>
        <w:ind w:left="6300" w:firstLine="0"/>
      </w:pPr>
    </w:lvl>
  </w:abstractNum>
  <w:abstractNum w:abstractNumId="34" w15:restartNumberingAfterBreak="0">
    <w:nsid w:val="634F074D"/>
    <w:multiLevelType w:val="hybridMultilevel"/>
    <w:tmpl w:val="ACF00916"/>
    <w:lvl w:ilvl="0" w:tplc="FDB4806C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2410BC44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17F67B06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0FCA29BA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231E9A72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A454B784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F0B27688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D39450CA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CB2C0B70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35" w15:restartNumberingAfterBreak="0">
    <w:nsid w:val="68B12371"/>
    <w:multiLevelType w:val="multilevel"/>
    <w:tmpl w:val="E190092A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6C403375"/>
    <w:multiLevelType w:val="multilevel"/>
    <w:tmpl w:val="7F8CAB36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6E1F6695"/>
    <w:multiLevelType w:val="hybridMultilevel"/>
    <w:tmpl w:val="85801498"/>
    <w:lvl w:ilvl="0" w:tplc="9F4A469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B72CB9"/>
    <w:multiLevelType w:val="multilevel"/>
    <w:tmpl w:val="CBEA53C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9" w15:restartNumberingAfterBreak="0">
    <w:nsid w:val="710E0205"/>
    <w:multiLevelType w:val="hybridMultilevel"/>
    <w:tmpl w:val="2C820508"/>
    <w:lvl w:ilvl="0" w:tplc="59940CCC">
      <w:numFmt w:val="bullet"/>
      <w:lvlText w:val="•"/>
      <w:lvlJc w:val="left"/>
      <w:pPr>
        <w:ind w:left="927" w:firstLine="0"/>
      </w:pPr>
      <w:rPr>
        <w:rFonts w:ascii="Times New Roman" w:hAnsi="Times New Roman" w:cs="Times New Roman"/>
        <w:b w:val="0"/>
        <w:color w:val="000000"/>
        <w:sz w:val="40"/>
        <w:szCs w:val="40"/>
        <w:u w:val="none" w:color="000000"/>
        <w:vertAlign w:val="baseline"/>
      </w:rPr>
    </w:lvl>
    <w:lvl w:ilvl="1" w:tplc="65A02378">
      <w:numFmt w:val="bullet"/>
      <w:lvlText w:val="o"/>
      <w:lvlJc w:val="left"/>
      <w:pPr>
        <w:ind w:left="1647" w:firstLine="0"/>
      </w:pPr>
      <w:rPr>
        <w:rFonts w:ascii="Courier New" w:hAnsi="Courier New" w:cs="Courier New"/>
      </w:rPr>
    </w:lvl>
    <w:lvl w:ilvl="2" w:tplc="17CA0D46">
      <w:numFmt w:val="bullet"/>
      <w:lvlText w:val=""/>
      <w:lvlJc w:val="left"/>
      <w:pPr>
        <w:ind w:left="2367" w:firstLine="0"/>
      </w:pPr>
      <w:rPr>
        <w:rFonts w:ascii="Wingdings" w:eastAsia="Wingdings" w:hAnsi="Wingdings" w:cs="Wingdings"/>
      </w:rPr>
    </w:lvl>
    <w:lvl w:ilvl="3" w:tplc="72B61B6E">
      <w:numFmt w:val="bullet"/>
      <w:lvlText w:val=""/>
      <w:lvlJc w:val="left"/>
      <w:pPr>
        <w:ind w:left="3087" w:firstLine="0"/>
      </w:pPr>
      <w:rPr>
        <w:rFonts w:ascii="Symbol" w:hAnsi="Symbol" w:cs="Symbol"/>
      </w:rPr>
    </w:lvl>
    <w:lvl w:ilvl="4" w:tplc="C65EBAB8">
      <w:numFmt w:val="bullet"/>
      <w:lvlText w:val="o"/>
      <w:lvlJc w:val="left"/>
      <w:pPr>
        <w:ind w:left="3807" w:firstLine="0"/>
      </w:pPr>
      <w:rPr>
        <w:rFonts w:ascii="Courier New" w:hAnsi="Courier New" w:cs="Courier New"/>
      </w:rPr>
    </w:lvl>
    <w:lvl w:ilvl="5" w:tplc="A1664020">
      <w:numFmt w:val="bullet"/>
      <w:lvlText w:val=""/>
      <w:lvlJc w:val="left"/>
      <w:pPr>
        <w:ind w:left="4527" w:firstLine="0"/>
      </w:pPr>
      <w:rPr>
        <w:rFonts w:ascii="Wingdings" w:eastAsia="Wingdings" w:hAnsi="Wingdings" w:cs="Wingdings"/>
      </w:rPr>
    </w:lvl>
    <w:lvl w:ilvl="6" w:tplc="595C91A8">
      <w:numFmt w:val="bullet"/>
      <w:lvlText w:val=""/>
      <w:lvlJc w:val="left"/>
      <w:pPr>
        <w:ind w:left="5247" w:firstLine="0"/>
      </w:pPr>
      <w:rPr>
        <w:rFonts w:ascii="Symbol" w:hAnsi="Symbol" w:cs="Symbol"/>
      </w:rPr>
    </w:lvl>
    <w:lvl w:ilvl="7" w:tplc="64A8D796">
      <w:numFmt w:val="bullet"/>
      <w:lvlText w:val="o"/>
      <w:lvlJc w:val="left"/>
      <w:pPr>
        <w:ind w:left="5967" w:firstLine="0"/>
      </w:pPr>
      <w:rPr>
        <w:rFonts w:ascii="Courier New" w:hAnsi="Courier New" w:cs="Courier New"/>
      </w:rPr>
    </w:lvl>
    <w:lvl w:ilvl="8" w:tplc="1F2C29E0">
      <w:numFmt w:val="bullet"/>
      <w:lvlText w:val=""/>
      <w:lvlJc w:val="left"/>
      <w:pPr>
        <w:ind w:left="6687" w:firstLine="0"/>
      </w:pPr>
      <w:rPr>
        <w:rFonts w:ascii="Wingdings" w:eastAsia="Wingdings" w:hAnsi="Wingdings" w:cs="Wingdings"/>
      </w:rPr>
    </w:lvl>
  </w:abstractNum>
  <w:abstractNum w:abstractNumId="40" w15:restartNumberingAfterBreak="0">
    <w:nsid w:val="74FA6E6E"/>
    <w:multiLevelType w:val="multilevel"/>
    <w:tmpl w:val="7184328A"/>
    <w:name w:val="WW8Num9"/>
    <w:lvl w:ilvl="0">
      <w:start w:val="3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5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1" w15:restartNumberingAfterBreak="0">
    <w:nsid w:val="77AF3527"/>
    <w:multiLevelType w:val="hybridMultilevel"/>
    <w:tmpl w:val="CFB02B22"/>
    <w:lvl w:ilvl="0" w:tplc="45D4648A">
      <w:numFmt w:val="bullet"/>
      <w:lvlText w:val=""/>
      <w:lvlJc w:val="left"/>
      <w:pPr>
        <w:ind w:left="360" w:firstLine="0"/>
      </w:pPr>
      <w:rPr>
        <w:rFonts w:ascii="Symbol" w:hAnsi="Symbol" w:cs="Symbol"/>
        <w:b w:val="0"/>
        <w:color w:val="000000"/>
        <w:sz w:val="40"/>
        <w:szCs w:val="40"/>
        <w:u w:val="none" w:color="000000"/>
        <w:vertAlign w:val="baseline"/>
      </w:rPr>
    </w:lvl>
    <w:lvl w:ilvl="1" w:tplc="580C43E4">
      <w:numFmt w:val="bullet"/>
      <w:lvlText w:val=""/>
      <w:lvlJc w:val="left"/>
      <w:pPr>
        <w:ind w:left="1080" w:firstLine="0"/>
      </w:pPr>
      <w:rPr>
        <w:rFonts w:ascii="Symbol" w:hAnsi="Symbol" w:cs="Symbol"/>
      </w:rPr>
    </w:lvl>
    <w:lvl w:ilvl="2" w:tplc="EE3E60F4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E80E1B50">
      <w:numFmt w:val="bullet"/>
      <w:lvlText w:val=""/>
      <w:lvlJc w:val="left"/>
      <w:pPr>
        <w:ind w:left="2520" w:firstLine="0"/>
      </w:pPr>
      <w:rPr>
        <w:rFonts w:ascii="Symbol" w:hAnsi="Symbol" w:cs="Symbol"/>
      </w:rPr>
    </w:lvl>
    <w:lvl w:ilvl="4" w:tplc="410E0280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5FB2CBDC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3F5AD8D6">
      <w:numFmt w:val="bullet"/>
      <w:lvlText w:val=""/>
      <w:lvlJc w:val="left"/>
      <w:pPr>
        <w:ind w:left="4680" w:firstLine="0"/>
      </w:pPr>
      <w:rPr>
        <w:rFonts w:ascii="Symbol" w:hAnsi="Symbol" w:cs="Symbol"/>
      </w:rPr>
    </w:lvl>
    <w:lvl w:ilvl="7" w:tplc="299CCF9A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C6229F54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42" w15:restartNumberingAfterBreak="0">
    <w:nsid w:val="7AC11DD3"/>
    <w:multiLevelType w:val="hybridMultilevel"/>
    <w:tmpl w:val="CD84C74C"/>
    <w:name w:val="Нумерованный список 6"/>
    <w:lvl w:ilvl="0" w:tplc="2786C554">
      <w:numFmt w:val="bullet"/>
      <w:lvlText w:val="-"/>
      <w:lvlJc w:val="left"/>
      <w:pPr>
        <w:ind w:left="360" w:firstLine="0"/>
      </w:pPr>
      <w:rPr>
        <w:rFonts w:ascii="Times New Roman" w:eastAsia="Times New Roman" w:hAnsi="Times New Roman" w:cs="Times New Roman"/>
      </w:rPr>
    </w:lvl>
    <w:lvl w:ilvl="1" w:tplc="9FB2127A">
      <w:numFmt w:val="bullet"/>
      <w:lvlText w:val="o"/>
      <w:lvlJc w:val="left"/>
      <w:pPr>
        <w:ind w:left="1080" w:firstLine="0"/>
      </w:pPr>
      <w:rPr>
        <w:rFonts w:ascii="Courier New" w:hAnsi="Courier New" w:cs="Times New Roman"/>
      </w:rPr>
    </w:lvl>
    <w:lvl w:ilvl="2" w:tplc="17B0FE0A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9348B5B2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EFD2ED78">
      <w:numFmt w:val="bullet"/>
      <w:lvlText w:val="o"/>
      <w:lvlJc w:val="left"/>
      <w:pPr>
        <w:ind w:left="3240" w:firstLine="0"/>
      </w:pPr>
      <w:rPr>
        <w:rFonts w:ascii="Courier New" w:hAnsi="Courier New" w:cs="Times New Roman"/>
      </w:rPr>
    </w:lvl>
    <w:lvl w:ilvl="5" w:tplc="D05617A0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D86E74F4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1270A208">
      <w:numFmt w:val="bullet"/>
      <w:lvlText w:val="o"/>
      <w:lvlJc w:val="left"/>
      <w:pPr>
        <w:ind w:left="5400" w:firstLine="0"/>
      </w:pPr>
      <w:rPr>
        <w:rFonts w:ascii="Courier New" w:hAnsi="Courier New" w:cs="Times New Roman"/>
      </w:rPr>
    </w:lvl>
    <w:lvl w:ilvl="8" w:tplc="7D86EBD2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num w:numId="1" w16cid:durableId="535580428">
    <w:abstractNumId w:val="6"/>
  </w:num>
  <w:num w:numId="2" w16cid:durableId="2090732255">
    <w:abstractNumId w:val="30"/>
  </w:num>
  <w:num w:numId="3" w16cid:durableId="1467507815">
    <w:abstractNumId w:val="25"/>
  </w:num>
  <w:num w:numId="4" w16cid:durableId="1727995177">
    <w:abstractNumId w:val="13"/>
  </w:num>
  <w:num w:numId="5" w16cid:durableId="1989824330">
    <w:abstractNumId w:val="7"/>
  </w:num>
  <w:num w:numId="6" w16cid:durableId="8583965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8706954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86021592">
    <w:abstractNumId w:val="32"/>
  </w:num>
  <w:num w:numId="9" w16cid:durableId="418410801">
    <w:abstractNumId w:val="9"/>
  </w:num>
  <w:num w:numId="10" w16cid:durableId="96295027">
    <w:abstractNumId w:val="24"/>
  </w:num>
  <w:num w:numId="11" w16cid:durableId="285158596">
    <w:abstractNumId w:val="42"/>
  </w:num>
  <w:num w:numId="12" w16cid:durableId="1091007928">
    <w:abstractNumId w:val="31"/>
  </w:num>
  <w:num w:numId="13" w16cid:durableId="1587494990">
    <w:abstractNumId w:val="22"/>
  </w:num>
  <w:num w:numId="14" w16cid:durableId="591278815">
    <w:abstractNumId w:val="28"/>
  </w:num>
  <w:num w:numId="15" w16cid:durableId="1391264814">
    <w:abstractNumId w:val="29"/>
  </w:num>
  <w:num w:numId="16" w16cid:durableId="1750883311">
    <w:abstractNumId w:val="0"/>
  </w:num>
  <w:num w:numId="17" w16cid:durableId="522480066">
    <w:abstractNumId w:val="4"/>
  </w:num>
  <w:num w:numId="18" w16cid:durableId="967121872">
    <w:abstractNumId w:val="12"/>
  </w:num>
  <w:num w:numId="19" w16cid:durableId="1154878695">
    <w:abstractNumId w:val="21"/>
  </w:num>
  <w:num w:numId="20" w16cid:durableId="55473519">
    <w:abstractNumId w:val="40"/>
  </w:num>
  <w:num w:numId="21" w16cid:durableId="2140754508">
    <w:abstractNumId w:val="26"/>
  </w:num>
  <w:num w:numId="22" w16cid:durableId="1469281064">
    <w:abstractNumId w:val="3"/>
  </w:num>
  <w:num w:numId="23" w16cid:durableId="1386443206">
    <w:abstractNumId w:val="20"/>
  </w:num>
  <w:num w:numId="24" w16cid:durableId="1623146217">
    <w:abstractNumId w:val="33"/>
  </w:num>
  <w:num w:numId="25" w16cid:durableId="1237595697">
    <w:abstractNumId w:val="14"/>
  </w:num>
  <w:num w:numId="26" w16cid:durableId="657224371">
    <w:abstractNumId w:val="17"/>
  </w:num>
  <w:num w:numId="27" w16cid:durableId="2061706115">
    <w:abstractNumId w:val="37"/>
  </w:num>
  <w:num w:numId="28" w16cid:durableId="574360005">
    <w:abstractNumId w:val="41"/>
  </w:num>
  <w:num w:numId="29" w16cid:durableId="152991469">
    <w:abstractNumId w:val="1"/>
  </w:num>
  <w:num w:numId="30" w16cid:durableId="636648153">
    <w:abstractNumId w:val="8"/>
  </w:num>
  <w:num w:numId="31" w16cid:durableId="737440243">
    <w:abstractNumId w:val="39"/>
  </w:num>
  <w:num w:numId="32" w16cid:durableId="1482454955">
    <w:abstractNumId w:val="34"/>
  </w:num>
  <w:num w:numId="33" w16cid:durableId="1039013135">
    <w:abstractNumId w:val="2"/>
  </w:num>
  <w:num w:numId="34" w16cid:durableId="548877230">
    <w:abstractNumId w:val="36"/>
  </w:num>
  <w:num w:numId="35" w16cid:durableId="1301495520">
    <w:abstractNumId w:val="35"/>
  </w:num>
  <w:num w:numId="36" w16cid:durableId="1682121082">
    <w:abstractNumId w:val="27"/>
  </w:num>
  <w:num w:numId="37" w16cid:durableId="232660615">
    <w:abstractNumId w:val="11"/>
  </w:num>
  <w:num w:numId="38" w16cid:durableId="1689136262">
    <w:abstractNumId w:val="10"/>
  </w:num>
  <w:num w:numId="39" w16cid:durableId="1213153638">
    <w:abstractNumId w:val="23"/>
  </w:num>
  <w:num w:numId="40" w16cid:durableId="1822575026">
    <w:abstractNumId w:val="18"/>
  </w:num>
  <w:num w:numId="41" w16cid:durableId="1676762259">
    <w:abstractNumId w:val="5"/>
  </w:num>
  <w:num w:numId="42" w16cid:durableId="477764140">
    <w:abstractNumId w:val="38"/>
  </w:num>
  <w:num w:numId="43" w16cid:durableId="952906452">
    <w:abstractNumId w:val="15"/>
  </w:num>
  <w:num w:numId="44" w16cid:durableId="672486583">
    <w:abstractNumId w:val="1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Шитова Александра Андреевна">
    <w15:presenceInfo w15:providerId="AD" w15:userId="S-1-5-21-1968388916-1372984982-2489249299-204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970"/>
    <w:rsid w:val="00064D6C"/>
    <w:rsid w:val="000B4722"/>
    <w:rsid w:val="000D1B9A"/>
    <w:rsid w:val="000E35F7"/>
    <w:rsid w:val="000F1A50"/>
    <w:rsid w:val="000F548D"/>
    <w:rsid w:val="000F77B6"/>
    <w:rsid w:val="001213FA"/>
    <w:rsid w:val="00130318"/>
    <w:rsid w:val="001358A1"/>
    <w:rsid w:val="001A32C0"/>
    <w:rsid w:val="001B0DC9"/>
    <w:rsid w:val="001C1E11"/>
    <w:rsid w:val="001D0BBB"/>
    <w:rsid w:val="001D3620"/>
    <w:rsid w:val="001F6C4D"/>
    <w:rsid w:val="00212354"/>
    <w:rsid w:val="00225B15"/>
    <w:rsid w:val="00250F59"/>
    <w:rsid w:val="00253706"/>
    <w:rsid w:val="0026503D"/>
    <w:rsid w:val="002A3904"/>
    <w:rsid w:val="002C1385"/>
    <w:rsid w:val="002C7240"/>
    <w:rsid w:val="002E38FB"/>
    <w:rsid w:val="002F1038"/>
    <w:rsid w:val="0030682D"/>
    <w:rsid w:val="00314457"/>
    <w:rsid w:val="003319F7"/>
    <w:rsid w:val="00334662"/>
    <w:rsid w:val="00341484"/>
    <w:rsid w:val="00341BE4"/>
    <w:rsid w:val="00341C00"/>
    <w:rsid w:val="003504D0"/>
    <w:rsid w:val="003609EA"/>
    <w:rsid w:val="00364D2F"/>
    <w:rsid w:val="003650C9"/>
    <w:rsid w:val="003752E2"/>
    <w:rsid w:val="00393E4F"/>
    <w:rsid w:val="003B0797"/>
    <w:rsid w:val="003C095B"/>
    <w:rsid w:val="003F7BCC"/>
    <w:rsid w:val="00421AF8"/>
    <w:rsid w:val="00425020"/>
    <w:rsid w:val="0043224C"/>
    <w:rsid w:val="004574B2"/>
    <w:rsid w:val="00473252"/>
    <w:rsid w:val="00475E77"/>
    <w:rsid w:val="0048096A"/>
    <w:rsid w:val="00487CE7"/>
    <w:rsid w:val="00496BA6"/>
    <w:rsid w:val="004A3D2D"/>
    <w:rsid w:val="004B4337"/>
    <w:rsid w:val="004C42E7"/>
    <w:rsid w:val="004E02D1"/>
    <w:rsid w:val="00512487"/>
    <w:rsid w:val="00513B44"/>
    <w:rsid w:val="005242AB"/>
    <w:rsid w:val="005503FC"/>
    <w:rsid w:val="005635CB"/>
    <w:rsid w:val="00565B47"/>
    <w:rsid w:val="00575718"/>
    <w:rsid w:val="00582232"/>
    <w:rsid w:val="00587A6A"/>
    <w:rsid w:val="005A42A9"/>
    <w:rsid w:val="005A7E34"/>
    <w:rsid w:val="005B7E69"/>
    <w:rsid w:val="005C590D"/>
    <w:rsid w:val="005F634B"/>
    <w:rsid w:val="00601A8E"/>
    <w:rsid w:val="00637526"/>
    <w:rsid w:val="0065429B"/>
    <w:rsid w:val="00682336"/>
    <w:rsid w:val="0069041F"/>
    <w:rsid w:val="006C10C8"/>
    <w:rsid w:val="006D7A17"/>
    <w:rsid w:val="006E0F4D"/>
    <w:rsid w:val="006F54A2"/>
    <w:rsid w:val="00705C42"/>
    <w:rsid w:val="00717953"/>
    <w:rsid w:val="00730988"/>
    <w:rsid w:val="00737970"/>
    <w:rsid w:val="00784E12"/>
    <w:rsid w:val="0079673E"/>
    <w:rsid w:val="007B1332"/>
    <w:rsid w:val="007C2AA8"/>
    <w:rsid w:val="007C538E"/>
    <w:rsid w:val="007D2DED"/>
    <w:rsid w:val="007D66D3"/>
    <w:rsid w:val="00805639"/>
    <w:rsid w:val="0081229A"/>
    <w:rsid w:val="00831023"/>
    <w:rsid w:val="0083418E"/>
    <w:rsid w:val="00860458"/>
    <w:rsid w:val="008762BE"/>
    <w:rsid w:val="008808D6"/>
    <w:rsid w:val="008830CD"/>
    <w:rsid w:val="0088473F"/>
    <w:rsid w:val="008A64DA"/>
    <w:rsid w:val="008A6586"/>
    <w:rsid w:val="008E3871"/>
    <w:rsid w:val="00903EB3"/>
    <w:rsid w:val="009259BD"/>
    <w:rsid w:val="00926C80"/>
    <w:rsid w:val="00943852"/>
    <w:rsid w:val="00950C48"/>
    <w:rsid w:val="009643C7"/>
    <w:rsid w:val="00967F32"/>
    <w:rsid w:val="00997C29"/>
    <w:rsid w:val="009A2367"/>
    <w:rsid w:val="009B69B3"/>
    <w:rsid w:val="009C2AB4"/>
    <w:rsid w:val="009D49A1"/>
    <w:rsid w:val="009E1D17"/>
    <w:rsid w:val="009E7E21"/>
    <w:rsid w:val="009F6F38"/>
    <w:rsid w:val="00A0726F"/>
    <w:rsid w:val="00A13FBD"/>
    <w:rsid w:val="00A446E2"/>
    <w:rsid w:val="00A61199"/>
    <w:rsid w:val="00A83BA9"/>
    <w:rsid w:val="00A87E19"/>
    <w:rsid w:val="00AA24E3"/>
    <w:rsid w:val="00AD42FE"/>
    <w:rsid w:val="00AE42F9"/>
    <w:rsid w:val="00B04E4B"/>
    <w:rsid w:val="00B06B98"/>
    <w:rsid w:val="00B41DDF"/>
    <w:rsid w:val="00B76BC1"/>
    <w:rsid w:val="00BB1627"/>
    <w:rsid w:val="00BE2E1D"/>
    <w:rsid w:val="00BF1952"/>
    <w:rsid w:val="00BF4BDD"/>
    <w:rsid w:val="00C01A81"/>
    <w:rsid w:val="00C17C97"/>
    <w:rsid w:val="00C235FA"/>
    <w:rsid w:val="00C57EA9"/>
    <w:rsid w:val="00C8122E"/>
    <w:rsid w:val="00C97C7D"/>
    <w:rsid w:val="00CA0D58"/>
    <w:rsid w:val="00D015F8"/>
    <w:rsid w:val="00D2244B"/>
    <w:rsid w:val="00D57745"/>
    <w:rsid w:val="00D6512B"/>
    <w:rsid w:val="00D92092"/>
    <w:rsid w:val="00D963E9"/>
    <w:rsid w:val="00DB0CF2"/>
    <w:rsid w:val="00DC7568"/>
    <w:rsid w:val="00DC7F9B"/>
    <w:rsid w:val="00DE2ACE"/>
    <w:rsid w:val="00E0482D"/>
    <w:rsid w:val="00E650F6"/>
    <w:rsid w:val="00E9559A"/>
    <w:rsid w:val="00EA0646"/>
    <w:rsid w:val="00EC50F2"/>
    <w:rsid w:val="00ED27C3"/>
    <w:rsid w:val="00EE670C"/>
    <w:rsid w:val="00EF5340"/>
    <w:rsid w:val="00F01DDF"/>
    <w:rsid w:val="00F14A6F"/>
    <w:rsid w:val="00F15EE9"/>
    <w:rsid w:val="00F335C3"/>
    <w:rsid w:val="00F376F3"/>
    <w:rsid w:val="00F73E57"/>
    <w:rsid w:val="00FA0331"/>
    <w:rsid w:val="00FA6AC2"/>
    <w:rsid w:val="00FB353D"/>
    <w:rsid w:val="00FB3DEE"/>
    <w:rsid w:val="00FB64A4"/>
    <w:rsid w:val="00FC17BD"/>
    <w:rsid w:val="00FD2AA5"/>
    <w:rsid w:val="00FD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CF617"/>
  <w15:docId w15:val="{F47BD00B-7B5D-4F28-89C0-E2121BE75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797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7970"/>
    <w:pPr>
      <w:widowControl w:val="0"/>
      <w:autoSpaceDE w:val="0"/>
      <w:autoSpaceDN w:val="0"/>
      <w:ind w:left="552" w:firstLine="533"/>
    </w:pPr>
    <w:rPr>
      <w:rFonts w:ascii="Courier New" w:eastAsia="Courier New" w:hAnsi="Courier New" w:cs="Courier New"/>
      <w:sz w:val="22"/>
      <w:szCs w:val="22"/>
      <w:lang w:val="en-US" w:eastAsia="en-US"/>
    </w:rPr>
  </w:style>
  <w:style w:type="table" w:styleId="a4">
    <w:name w:val="Table Grid"/>
    <w:basedOn w:val="a1"/>
    <w:uiPriority w:val="59"/>
    <w:rsid w:val="007309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qFormat/>
    <w:rsid w:val="00225B1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225B1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8"/>
    <w:uiPriority w:val="99"/>
    <w:unhideWhenUsed/>
    <w:rsid w:val="00225B1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225B1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9">
    <w:name w:val="annotation reference"/>
    <w:basedOn w:val="a0"/>
    <w:uiPriority w:val="99"/>
    <w:semiHidden/>
    <w:unhideWhenUsed/>
    <w:rsid w:val="005242AB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5242AB"/>
  </w:style>
  <w:style w:type="character" w:customStyle="1" w:styleId="ab">
    <w:name w:val="Текст примечания Знак"/>
    <w:basedOn w:val="a0"/>
    <w:link w:val="aa"/>
    <w:uiPriority w:val="99"/>
    <w:semiHidden/>
    <w:rsid w:val="005242A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5242AB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5242A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5242AB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5242AB"/>
    <w:rPr>
      <w:rFonts w:ascii="Segoe UI" w:eastAsia="Times New Roman" w:hAnsi="Segoe UI" w:cs="Segoe UI"/>
      <w:sz w:val="18"/>
      <w:szCs w:val="18"/>
      <w:lang w:eastAsia="ru-RU"/>
    </w:rPr>
  </w:style>
  <w:style w:type="paragraph" w:styleId="af0">
    <w:name w:val="Revision"/>
    <w:hidden/>
    <w:uiPriority w:val="99"/>
    <w:semiHidden/>
    <w:rsid w:val="00950C4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4">
    <w:name w:val="Абзац списка4"/>
    <w:basedOn w:val="a"/>
    <w:qFormat/>
    <w:rsid w:val="00DB0CF2"/>
    <w:pPr>
      <w:suppressAutoHyphens/>
      <w:spacing w:after="4" w:line="245" w:lineRule="auto"/>
      <w:ind w:left="720" w:firstLine="715"/>
      <w:jc w:val="both"/>
    </w:pPr>
    <w:rPr>
      <w:color w:val="000000"/>
      <w:sz w:val="28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6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7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680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Серов Максим Андреевич</dc:creator>
  <cp:lastModifiedBy>June Paik</cp:lastModifiedBy>
  <cp:revision>6</cp:revision>
  <dcterms:created xsi:type="dcterms:W3CDTF">2026-04-13T09:20:00Z</dcterms:created>
  <dcterms:modified xsi:type="dcterms:W3CDTF">2026-04-28T05:43:00Z</dcterms:modified>
</cp:coreProperties>
</file>